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pPr w:leftFromText="180" w:rightFromText="180" w:horzAnchor="margin" w:tblpXSpec="center" w:tblpY="998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2727"/>
        <w:gridCol w:w="2775"/>
        <w:gridCol w:w="2060"/>
      </w:tblGrid>
      <w:tr w:rsidR="001812DC" w:rsidRPr="00B227D9" w14:paraId="28C46DF7" w14:textId="77777777" w:rsidTr="00B96B55">
        <w:trPr>
          <w:trHeight w:val="908"/>
          <w:jc w:val="center"/>
        </w:trPr>
        <w:tc>
          <w:tcPr>
            <w:tcW w:w="823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BECB4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 w:val="44"/>
                <w:szCs w:val="44"/>
              </w:rPr>
            </w:pPr>
            <w:r w:rsidRPr="00B227D9">
              <w:rPr>
                <w:rFonts w:ascii="宋体" w:hAnsi="宋体" w:hint="eastAsia"/>
                <w:sz w:val="44"/>
                <w:szCs w:val="44"/>
              </w:rPr>
              <w:t>杭州电子</w:t>
            </w:r>
            <w:r w:rsidRPr="00B227D9">
              <w:rPr>
                <w:rFonts w:ascii="宋体" w:hAnsi="宋体"/>
                <w:sz w:val="44"/>
                <w:szCs w:val="44"/>
              </w:rPr>
              <w:t>科技大学</w:t>
            </w:r>
          </w:p>
        </w:tc>
      </w:tr>
      <w:tr w:rsidR="001812DC" w:rsidRPr="00B227D9" w14:paraId="4B3005B9" w14:textId="77777777" w:rsidTr="00B96B55">
        <w:trPr>
          <w:trHeight w:val="908"/>
          <w:jc w:val="center"/>
        </w:trPr>
        <w:tc>
          <w:tcPr>
            <w:tcW w:w="823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BB5587" w14:textId="77777777" w:rsidR="001812DC" w:rsidRPr="00A90ECB" w:rsidRDefault="001812DC" w:rsidP="00B96B55">
            <w:pPr>
              <w:ind w:right="240"/>
              <w:jc w:val="center"/>
              <w:rPr>
                <w:rFonts w:ascii="宋体" w:hAnsi="宋体"/>
                <w:sz w:val="40"/>
                <w:szCs w:val="28"/>
              </w:rPr>
            </w:pPr>
            <w:r w:rsidRPr="00A90ECB">
              <w:rPr>
                <w:rFonts w:ascii="宋体" w:hAnsi="宋体" w:hint="eastAsia"/>
                <w:sz w:val="40"/>
                <w:szCs w:val="28"/>
              </w:rPr>
              <w:t>《计算机</w:t>
            </w:r>
            <w:r w:rsidRPr="00A90ECB">
              <w:rPr>
                <w:rFonts w:ascii="宋体" w:hAnsi="宋体"/>
                <w:sz w:val="40"/>
                <w:szCs w:val="28"/>
              </w:rPr>
              <w:t>网络</w:t>
            </w:r>
            <w:r w:rsidRPr="00A90ECB">
              <w:rPr>
                <w:rFonts w:ascii="宋体" w:hAnsi="宋体" w:hint="eastAsia"/>
                <w:sz w:val="40"/>
                <w:szCs w:val="28"/>
              </w:rPr>
              <w:t>实验》实验</w:t>
            </w:r>
            <w:r w:rsidRPr="00A90ECB">
              <w:rPr>
                <w:rFonts w:ascii="宋体" w:hAnsi="宋体"/>
                <w:sz w:val="40"/>
                <w:szCs w:val="28"/>
              </w:rPr>
              <w:t>报告</w:t>
            </w:r>
          </w:p>
          <w:p w14:paraId="37CCE9BF" w14:textId="77777777" w:rsidR="001812DC" w:rsidRPr="00B227D9" w:rsidRDefault="001812DC" w:rsidP="00B96B55">
            <w:pPr>
              <w:ind w:right="240" w:firstLineChars="700" w:firstLine="196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课程号：</w:t>
            </w:r>
            <w:r w:rsidRPr="005222F1">
              <w:rPr>
                <w:rFonts w:ascii="宋体" w:hAnsi="宋体" w:hint="eastAsia"/>
                <w:sz w:val="22"/>
              </w:rPr>
              <w:t xml:space="preserve"> </w:t>
            </w:r>
            <w:r w:rsidRPr="005222F1">
              <w:rPr>
                <w:rFonts w:ascii="宋体" w:hAnsi="宋体"/>
                <w:sz w:val="22"/>
              </w:rPr>
              <w:t>(2019-2020-1)-S0507170-41588-1</w:t>
            </w:r>
          </w:p>
        </w:tc>
      </w:tr>
      <w:tr w:rsidR="001812DC" w:rsidRPr="00B227D9" w14:paraId="19E7124C" w14:textId="77777777" w:rsidTr="00B96B55">
        <w:trPr>
          <w:trHeight w:val="3579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587309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41D82B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0EB06D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933863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35EA0D9E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B5A967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0AC4F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指导</w:t>
            </w:r>
            <w:r w:rsidRPr="00B227D9">
              <w:rPr>
                <w:rFonts w:ascii="宋体" w:hAnsi="宋体"/>
                <w:szCs w:val="24"/>
              </w:rPr>
              <w:t>老师</w:t>
            </w:r>
          </w:p>
        </w:tc>
        <w:tc>
          <w:tcPr>
            <w:tcW w:w="277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4F2F03" w14:textId="0E286FE9" w:rsidR="001812DC" w:rsidRPr="00B227D9" w:rsidRDefault="001812DC" w:rsidP="000F1085">
            <w:pPr>
              <w:ind w:right="240" w:firstLineChars="450" w:firstLine="108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吴永胜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CB578A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1D32B531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1940FC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EF48A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组长</w:t>
            </w:r>
            <w:r>
              <w:rPr>
                <w:rFonts w:ascii="宋体" w:hAnsi="宋体" w:hint="eastAsia"/>
                <w:szCs w:val="24"/>
              </w:rPr>
              <w:t>[姓名学号</w:t>
            </w:r>
            <w:r>
              <w:rPr>
                <w:rFonts w:ascii="宋体" w:hAnsi="宋体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5828AD" w14:textId="2AE7AB62" w:rsidR="001812DC" w:rsidRPr="00B227D9" w:rsidRDefault="001812DC" w:rsidP="000F1085">
            <w:pPr>
              <w:ind w:right="240"/>
              <w:jc w:val="center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於</w:t>
            </w:r>
            <w:proofErr w:type="gramEnd"/>
            <w:r>
              <w:rPr>
                <w:rFonts w:ascii="宋体" w:hAnsi="宋体" w:hint="eastAsia"/>
              </w:rPr>
              <w:t>文卓</w:t>
            </w:r>
            <w:r w:rsidR="00A65423">
              <w:rPr>
                <w:rFonts w:ascii="宋体" w:hAnsi="宋体" w:hint="eastAsia"/>
              </w:rPr>
              <w:t xml:space="preserve"> 17061833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1D46D2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578BE737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5DD68B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C5FBF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组员1</w:t>
            </w:r>
            <w:r>
              <w:rPr>
                <w:rFonts w:ascii="宋体" w:hAnsi="宋体" w:hint="eastAsia"/>
                <w:szCs w:val="24"/>
              </w:rPr>
              <w:t>[姓名学号</w:t>
            </w:r>
            <w:r>
              <w:rPr>
                <w:rFonts w:ascii="宋体" w:hAnsi="宋体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F206A5" w14:textId="3250C8C1" w:rsidR="001812DC" w:rsidRPr="00B227D9" w:rsidRDefault="001812DC" w:rsidP="000F1085">
            <w:pPr>
              <w:ind w:right="24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章伟</w:t>
            </w:r>
            <w:r w:rsidR="00F40CA0">
              <w:rPr>
                <w:rFonts w:ascii="宋体" w:hAnsi="宋体" w:hint="eastAsia"/>
              </w:rPr>
              <w:t xml:space="preserve"> 1</w:t>
            </w:r>
            <w:r w:rsidR="00F40CA0">
              <w:rPr>
                <w:rFonts w:ascii="宋体" w:hAnsi="宋体"/>
              </w:rPr>
              <w:t>7196132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F59CC4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52258859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3204EB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F38056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组员2</w:t>
            </w:r>
            <w:r>
              <w:rPr>
                <w:rFonts w:ascii="宋体" w:hAnsi="宋体" w:hint="eastAsia"/>
                <w:szCs w:val="24"/>
              </w:rPr>
              <w:t>[姓名学号</w:t>
            </w:r>
            <w:r>
              <w:rPr>
                <w:rFonts w:ascii="宋体" w:hAnsi="宋体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8F62B3" w14:textId="726EE783" w:rsidR="001812DC" w:rsidRPr="00B227D9" w:rsidRDefault="001812DC" w:rsidP="000F1085">
            <w:pPr>
              <w:ind w:right="24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牟宇</w:t>
            </w:r>
            <w:r w:rsidR="00A65423">
              <w:t xml:space="preserve"> </w:t>
            </w:r>
            <w:r w:rsidR="00A65423" w:rsidRPr="00A65423">
              <w:rPr>
                <w:rFonts w:ascii="宋体" w:hAnsi="宋体"/>
              </w:rPr>
              <w:t>17272224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A1F74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49BDC8F6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EC9BB2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DBB95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组员3</w:t>
            </w:r>
            <w:r>
              <w:rPr>
                <w:rFonts w:ascii="宋体" w:hAnsi="宋体" w:hint="eastAsia"/>
                <w:szCs w:val="24"/>
              </w:rPr>
              <w:t>[姓名学号</w:t>
            </w:r>
            <w:r>
              <w:rPr>
                <w:rFonts w:ascii="宋体" w:hAnsi="宋体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3B1F449" w14:textId="60085D44" w:rsidR="001812DC" w:rsidRPr="00B227D9" w:rsidRDefault="001812DC" w:rsidP="000F1085">
            <w:pPr>
              <w:ind w:right="24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李萌</w:t>
            </w:r>
            <w:proofErr w:type="gramStart"/>
            <w:r>
              <w:rPr>
                <w:rFonts w:ascii="宋体" w:hAnsi="宋体" w:hint="eastAsia"/>
              </w:rPr>
              <w:t>玻</w:t>
            </w:r>
            <w:proofErr w:type="gramEnd"/>
            <w:r w:rsidR="00A65423">
              <w:t xml:space="preserve"> </w:t>
            </w:r>
            <w:r w:rsidR="00A65423" w:rsidRPr="00A65423">
              <w:rPr>
                <w:rFonts w:ascii="宋体" w:hAnsi="宋体"/>
              </w:rPr>
              <w:t>17120328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54DFD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1C3D4C82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D36E58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3CEBCE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组员4</w:t>
            </w:r>
            <w:r>
              <w:rPr>
                <w:rFonts w:ascii="宋体" w:hAnsi="宋体" w:hint="eastAsia"/>
                <w:szCs w:val="24"/>
              </w:rPr>
              <w:t>[姓名学号</w:t>
            </w:r>
            <w:r>
              <w:rPr>
                <w:rFonts w:ascii="宋体" w:hAnsi="宋体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2EFC67" w14:textId="4BCF280B" w:rsidR="001812DC" w:rsidRPr="00B227D9" w:rsidRDefault="001812DC" w:rsidP="000F1085">
            <w:pPr>
              <w:ind w:right="24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李正瑜</w:t>
            </w:r>
            <w:r w:rsidR="00A65423">
              <w:t xml:space="preserve"> </w:t>
            </w:r>
            <w:r w:rsidR="00A65423" w:rsidRPr="00A65423">
              <w:rPr>
                <w:rFonts w:ascii="宋体" w:hAnsi="宋体"/>
              </w:rPr>
              <w:t>17051623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95C898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0E512A33" w14:textId="77777777" w:rsidTr="00B96B55">
        <w:trPr>
          <w:trHeight w:hRule="exact" w:val="1701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FD3205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74B679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688EC77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E46707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75067800" w14:textId="77777777" w:rsidTr="00B96B55">
        <w:trPr>
          <w:cantSplit/>
          <w:trHeight w:hRule="exact" w:val="567"/>
          <w:jc w:val="center"/>
        </w:trPr>
        <w:tc>
          <w:tcPr>
            <w:tcW w:w="823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CC91E9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</w:p>
        </w:tc>
      </w:tr>
    </w:tbl>
    <w:p w14:paraId="4E5C6611" w14:textId="241A6295" w:rsidR="001812DC" w:rsidRDefault="001812DC">
      <w:pPr>
        <w:pStyle w:val="a8"/>
        <w:spacing w:before="112"/>
        <w:ind w:left="240" w:right="240"/>
        <w:rPr>
          <w:rFonts w:ascii="黑体" w:eastAsia="黑体" w:hAnsi="黑体"/>
        </w:rPr>
        <w:pPrChange w:id="2" w:author="D T" w:date="2019-11-17T21:23:00Z">
          <w:pPr>
            <w:pStyle w:val="a8"/>
            <w:spacing w:before="112"/>
            <w:ind w:left="3866" w:right="3403"/>
            <w:jc w:val="center"/>
          </w:pPr>
        </w:pPrChange>
      </w:pPr>
      <w:del w:id="3" w:author="D T" w:date="2019-11-17T21:23:00Z">
        <w:r w:rsidDel="003333ED">
          <w:br w:type="page"/>
        </w:r>
      </w:del>
    </w:p>
    <w:p w14:paraId="49C47A75" w14:textId="05765C3A" w:rsidR="001812DC" w:rsidRPr="00F11F2F" w:rsidRDefault="001812DC" w:rsidP="00F11F2F">
      <w:pPr>
        <w:pStyle w:val="1"/>
        <w:ind w:right="240"/>
      </w:pPr>
      <w:r>
        <w:rPr>
          <w:rFonts w:hint="eastAsia"/>
        </w:rPr>
        <w:lastRenderedPageBreak/>
        <w:t>实验报告</w:t>
      </w:r>
      <w:r w:rsidR="00F11F2F">
        <w:rPr>
          <w:rFonts w:hint="eastAsia"/>
        </w:rPr>
        <w:t>一</w:t>
      </w:r>
    </w:p>
    <w:tbl>
      <w:tblPr>
        <w:tblStyle w:val="a7"/>
        <w:tblW w:w="8926" w:type="dxa"/>
        <w:tblLook w:val="04A0" w:firstRow="1" w:lastRow="0" w:firstColumn="1" w:lastColumn="0" w:noHBand="0" w:noVBand="1"/>
        <w:tblPrChange w:id="4" w:author="D T" w:date="2019-11-19T00:09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73"/>
        <w:gridCol w:w="4253"/>
        <w:tblGridChange w:id="5">
          <w:tblGrid>
            <w:gridCol w:w="4167"/>
            <w:gridCol w:w="4129"/>
          </w:tblGrid>
        </w:tblGridChange>
      </w:tblGrid>
      <w:tr w:rsidR="001812DC" w14:paraId="795E2A9C" w14:textId="77777777" w:rsidTr="00990ABA">
        <w:trPr>
          <w:trHeight w:val="524"/>
          <w:trPrChange w:id="6" w:author="D T" w:date="2019-11-19T00:09:00Z">
            <w:trPr>
              <w:trHeight w:val="524"/>
            </w:trPr>
          </w:trPrChange>
        </w:trPr>
        <w:tc>
          <w:tcPr>
            <w:tcW w:w="8926" w:type="dxa"/>
            <w:gridSpan w:val="2"/>
            <w:vAlign w:val="center"/>
            <w:tcPrChange w:id="7" w:author="D T" w:date="2019-11-19T00:09:00Z">
              <w:tcPr>
                <w:tcW w:w="8540" w:type="dxa"/>
                <w:gridSpan w:val="2"/>
                <w:vAlign w:val="center"/>
              </w:tcPr>
            </w:tcPrChange>
          </w:tcPr>
          <w:p w14:paraId="119AC402" w14:textId="409D1681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>
              <w:rPr>
                <w:rFonts w:ascii="宋体" w:hAnsi="宋体" w:hint="eastAsia"/>
                <w:szCs w:val="24"/>
              </w:rPr>
              <w:t>网线制作</w:t>
            </w:r>
          </w:p>
        </w:tc>
      </w:tr>
      <w:tr w:rsidR="001812DC" w:rsidRPr="008F047D" w14:paraId="1E868668" w14:textId="77777777" w:rsidTr="00990ABA">
        <w:trPr>
          <w:trHeight w:val="545"/>
          <w:trPrChange w:id="8" w:author="D T" w:date="2019-11-19T00:09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9" w:author="D T" w:date="2019-11-19T00:09:00Z">
              <w:tcPr>
                <w:tcW w:w="4270" w:type="dxa"/>
                <w:vAlign w:val="center"/>
              </w:tcPr>
            </w:tcPrChange>
          </w:tcPr>
          <w:p w14:paraId="2C95911E" w14:textId="08B35968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 w:rsidR="004C7E5C"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4253" w:type="dxa"/>
            <w:vAlign w:val="center"/>
            <w:tcPrChange w:id="10" w:author="D T" w:date="2019-11-19T00:09:00Z">
              <w:tcPr>
                <w:tcW w:w="4270" w:type="dxa"/>
                <w:vAlign w:val="center"/>
              </w:tcPr>
            </w:tcPrChange>
          </w:tcPr>
          <w:p w14:paraId="00ECFBDA" w14:textId="432530AB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</w:t>
            </w:r>
            <w:r>
              <w:rPr>
                <w:rFonts w:ascii="宋体" w:hAnsi="宋体"/>
                <w:szCs w:val="24"/>
              </w:rPr>
              <w:t>019.11.2</w:t>
            </w:r>
          </w:p>
        </w:tc>
      </w:tr>
      <w:tr w:rsidR="001812DC" w:rsidRPr="008F047D" w14:paraId="7CBB8115" w14:textId="77777777" w:rsidTr="00990ABA">
        <w:trPr>
          <w:trHeight w:val="1120"/>
          <w:trPrChange w:id="11" w:author="D T" w:date="2019-11-19T00:09:00Z">
            <w:trPr>
              <w:trHeight w:val="1120"/>
            </w:trPr>
          </w:trPrChange>
        </w:trPr>
        <w:tc>
          <w:tcPr>
            <w:tcW w:w="8926" w:type="dxa"/>
            <w:gridSpan w:val="2"/>
            <w:tcPrChange w:id="12" w:author="D T" w:date="2019-11-19T00:09:00Z">
              <w:tcPr>
                <w:tcW w:w="8540" w:type="dxa"/>
                <w:gridSpan w:val="2"/>
              </w:tcPr>
            </w:tcPrChange>
          </w:tcPr>
          <w:p w14:paraId="3FF7E51C" w14:textId="77777777" w:rsidR="001812DC" w:rsidRDefault="001812DC" w:rsidP="00952F16">
            <w:pPr>
              <w:pPrChange w:id="13" w:author="D T" w:date="2019-11-19T00:08:00Z">
                <w:pPr/>
              </w:pPrChange>
            </w:pPr>
            <w:r w:rsidRPr="008F047D">
              <w:t>实验小组：第</w:t>
            </w:r>
            <w:r>
              <w:t>2</w:t>
            </w:r>
            <w:r w:rsidRPr="008F047D">
              <w:t>组</w:t>
            </w:r>
            <w:r w:rsidRPr="008F047D">
              <w:tab/>
            </w:r>
          </w:p>
          <w:p w14:paraId="240F3871" w14:textId="1ECEF8F9" w:rsidR="001812DC" w:rsidRDefault="001812DC" w:rsidP="00952F16">
            <w:pPr>
              <w:pPrChange w:id="14" w:author="D T" w:date="2019-11-19T00:08:00Z">
                <w:pPr/>
              </w:pPrChange>
            </w:pPr>
            <w:r w:rsidRPr="008F047D">
              <w:t>成员及本次实验分工</w:t>
            </w:r>
            <w:r>
              <w:rPr>
                <w:rFonts w:hint="eastAsia"/>
              </w:rPr>
              <w:t>：</w:t>
            </w:r>
          </w:p>
          <w:p w14:paraId="76F50F94" w14:textId="0C316681" w:rsidR="001812DC" w:rsidRDefault="001812DC" w:rsidP="00952F16">
            <w:pPr>
              <w:pPrChange w:id="15" w:author="D T" w:date="2019-11-19T00:08:00Z">
                <w:pPr/>
              </w:pPrChange>
            </w:pPr>
            <w:r>
              <w:rPr>
                <w:rFonts w:hint="eastAsia"/>
              </w:rPr>
              <w:t>组长：李萌</w:t>
            </w:r>
            <w:proofErr w:type="gramStart"/>
            <w:r>
              <w:rPr>
                <w:rFonts w:hint="eastAsia"/>
              </w:rPr>
              <w:t>玻</w:t>
            </w:r>
            <w:proofErr w:type="gramEnd"/>
          </w:p>
          <w:p w14:paraId="32262739" w14:textId="4C8AA7A6" w:rsidR="001812DC" w:rsidRPr="008F047D" w:rsidRDefault="001812DC" w:rsidP="00952F16">
            <w:pPr>
              <w:pPrChange w:id="16" w:author="D T" w:date="2019-11-19T00:08:00Z">
                <w:pPr/>
              </w:pPrChange>
            </w:pPr>
            <w:r>
              <w:rPr>
                <w:rFonts w:hint="eastAsia"/>
              </w:rPr>
              <w:t>组员：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文卓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李正瑜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章伟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牟宇</w:t>
            </w:r>
          </w:p>
        </w:tc>
      </w:tr>
      <w:tr w:rsidR="001812DC" w:rsidRPr="007706A4" w14:paraId="5A340CA3" w14:textId="77777777" w:rsidTr="00990ABA">
        <w:trPr>
          <w:trHeight w:val="980"/>
          <w:trPrChange w:id="17" w:author="D T" w:date="2019-11-19T00:09:00Z">
            <w:trPr>
              <w:trHeight w:val="980"/>
            </w:trPr>
          </w:trPrChange>
        </w:trPr>
        <w:tc>
          <w:tcPr>
            <w:tcW w:w="8926" w:type="dxa"/>
            <w:gridSpan w:val="2"/>
            <w:tcPrChange w:id="18" w:author="D T" w:date="2019-11-19T00:09:00Z">
              <w:tcPr>
                <w:tcW w:w="8540" w:type="dxa"/>
                <w:gridSpan w:val="2"/>
              </w:tcPr>
            </w:tcPrChange>
          </w:tcPr>
          <w:p w14:paraId="4053F87E" w14:textId="77BBEB19" w:rsidR="001812DC" w:rsidDel="00952F16" w:rsidRDefault="001812DC" w:rsidP="00952F16">
            <w:pPr>
              <w:ind w:right="240"/>
              <w:rPr>
                <w:del w:id="19" w:author="D T" w:date="2019-11-19T00:07:00Z"/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7F3707BA" w14:textId="77777777" w:rsidR="00952F16" w:rsidRDefault="00952F16" w:rsidP="00B96B55">
            <w:pPr>
              <w:ind w:right="240"/>
              <w:rPr>
                <w:ins w:id="20" w:author="D T" w:date="2019-11-19T00:07:00Z"/>
                <w:rFonts w:ascii="宋体" w:hAnsi="宋体" w:hint="eastAsia"/>
                <w:szCs w:val="24"/>
              </w:rPr>
            </w:pPr>
          </w:p>
          <w:p w14:paraId="1E7DC67B" w14:textId="25F68EE4" w:rsidR="001812DC" w:rsidRPr="008F047D" w:rsidRDefault="001812DC" w:rsidP="00952F16">
            <w:pPr>
              <w:rPr>
                <w:rFonts w:ascii="宋体" w:hAnsi="宋体"/>
                <w:szCs w:val="24"/>
              </w:rPr>
              <w:pPrChange w:id="21" w:author="D T" w:date="2019-11-19T00:08:00Z">
                <w:pPr/>
              </w:pPrChange>
            </w:pPr>
            <w:r w:rsidRPr="00952F16">
              <w:rPr>
                <w:rFonts w:hint="eastAsia"/>
                <w:rPrChange w:id="22" w:author="D T" w:date="2019-11-19T00:06:00Z">
                  <w:rPr>
                    <w:rFonts w:ascii="宋体" w:hAnsi="宋体" w:hint="eastAsia"/>
                    <w:szCs w:val="24"/>
                  </w:rPr>
                </w:rPrChange>
              </w:rPr>
              <w:t>掌握非屏蔽双绞线的</w:t>
            </w:r>
            <w:r w:rsidRPr="00952F16">
              <w:rPr>
                <w:rPrChange w:id="23" w:author="D T" w:date="2019-11-19T00:06:00Z">
                  <w:rPr>
                    <w:rFonts w:ascii="宋体" w:hAnsi="宋体"/>
                    <w:szCs w:val="24"/>
                  </w:rPr>
                </w:rPrChange>
              </w:rPr>
              <w:t>RJ-45</w:t>
            </w:r>
            <w:r w:rsidRPr="00952F16">
              <w:rPr>
                <w:rPrChange w:id="24" w:author="D T" w:date="2019-11-19T00:06:00Z">
                  <w:rPr>
                    <w:rFonts w:ascii="宋体" w:hAnsi="宋体"/>
                    <w:szCs w:val="24"/>
                  </w:rPr>
                </w:rPrChange>
              </w:rPr>
              <w:t>接头的制作方法、非屏蔽双绞线直通电缆的制作方法及剥线</w:t>
            </w:r>
            <w:del w:id="25" w:author="D T" w:date="2019-11-17T20:31:00Z">
              <w:r w:rsidRPr="00952F16" w:rsidDel="004F343A">
                <w:rPr>
                  <w:rPrChange w:id="26" w:author="D T" w:date="2019-11-19T00:06:00Z">
                    <w:rPr>
                      <w:rFonts w:ascii="宋体" w:hAnsi="宋体"/>
                      <w:szCs w:val="24"/>
                    </w:rPr>
                  </w:rPrChange>
                </w:rPr>
                <w:delText xml:space="preserve"> </w:delText>
              </w:r>
            </w:del>
            <w:r w:rsidRPr="00952F16">
              <w:rPr>
                <w:rPrChange w:id="27" w:author="D T" w:date="2019-11-19T00:06:00Z">
                  <w:rPr>
                    <w:rFonts w:ascii="宋体" w:hAnsi="宋体"/>
                    <w:szCs w:val="24"/>
                  </w:rPr>
                </w:rPrChange>
              </w:rPr>
              <w:t>钳、压线钳和网线测试仪的使用方法。</w:t>
            </w:r>
            <w:r w:rsidR="007706A4" w:rsidRPr="00952F16">
              <w:rPr>
                <w:rFonts w:hint="eastAsia"/>
                <w:rPrChange w:id="28" w:author="D T" w:date="2019-11-19T00:06:00Z">
                  <w:rPr>
                    <w:rFonts w:ascii="宋体" w:hAnsi="宋体" w:hint="eastAsia"/>
                    <w:szCs w:val="24"/>
                  </w:rPr>
                </w:rPrChange>
              </w:rPr>
              <w:t>从而进一步了解双绞线的相关知识</w:t>
            </w:r>
            <w:del w:id="29" w:author="D T" w:date="2019-11-17T20:31:00Z">
              <w:r w:rsidR="007706A4" w:rsidRPr="00952F16" w:rsidDel="004F343A">
                <w:rPr>
                  <w:rFonts w:hint="eastAsia"/>
                  <w:rPrChange w:id="30" w:author="D T" w:date="2019-11-19T00:06:00Z">
                    <w:rPr>
                      <w:rFonts w:ascii="宋体" w:hAnsi="宋体" w:hint="eastAsia"/>
                      <w:szCs w:val="24"/>
                    </w:rPr>
                  </w:rPrChange>
                </w:rPr>
                <w:delText>,</w:delText>
              </w:r>
            </w:del>
            <w:ins w:id="31" w:author="D T" w:date="2019-11-17T20:31:00Z">
              <w:r w:rsidR="004F343A" w:rsidRPr="00952F16">
                <w:rPr>
                  <w:rFonts w:hint="eastAsia"/>
                  <w:rPrChange w:id="32" w:author="D T" w:date="2019-11-19T00:06:00Z">
                    <w:rPr>
                      <w:rFonts w:ascii="宋体" w:hAnsi="宋体" w:hint="eastAsia"/>
                      <w:szCs w:val="24"/>
                    </w:rPr>
                  </w:rPrChange>
                </w:rPr>
                <w:t>，</w:t>
              </w:r>
            </w:ins>
            <w:r w:rsidR="007706A4" w:rsidRPr="00952F16">
              <w:rPr>
                <w:rFonts w:hint="eastAsia"/>
                <w:rPrChange w:id="33" w:author="D T" w:date="2019-11-19T00:06:00Z">
                  <w:rPr>
                    <w:rFonts w:ascii="宋体" w:hAnsi="宋体" w:hint="eastAsia"/>
                    <w:szCs w:val="24"/>
                  </w:rPr>
                </w:rPrChange>
              </w:rPr>
              <w:t>尝试制作交叉双绞线</w:t>
            </w:r>
            <w:del w:id="34" w:author="D T" w:date="2019-11-17T20:31:00Z">
              <w:r w:rsidR="007706A4" w:rsidRPr="00952F16" w:rsidDel="004F343A">
                <w:rPr>
                  <w:rFonts w:hint="eastAsia"/>
                  <w:rPrChange w:id="35" w:author="D T" w:date="2019-11-19T00:06:00Z">
                    <w:rPr>
                      <w:rFonts w:ascii="宋体" w:hAnsi="宋体" w:hint="eastAsia"/>
                      <w:szCs w:val="24"/>
                    </w:rPr>
                  </w:rPrChange>
                </w:rPr>
                <w:delText>,</w:delText>
              </w:r>
            </w:del>
            <w:ins w:id="36" w:author="D T" w:date="2019-11-17T20:31:00Z">
              <w:r w:rsidR="004F343A" w:rsidRPr="00952F16">
                <w:rPr>
                  <w:rFonts w:hint="eastAsia"/>
                  <w:rPrChange w:id="37" w:author="D T" w:date="2019-11-19T00:06:00Z">
                    <w:rPr>
                      <w:rFonts w:ascii="宋体" w:hAnsi="宋体" w:hint="eastAsia"/>
                      <w:szCs w:val="24"/>
                    </w:rPr>
                  </w:rPrChange>
                </w:rPr>
                <w:t>，</w:t>
              </w:r>
            </w:ins>
            <w:r w:rsidR="007706A4" w:rsidRPr="00952F16">
              <w:rPr>
                <w:rFonts w:hint="eastAsia"/>
                <w:rPrChange w:id="38" w:author="D T" w:date="2019-11-19T00:06:00Z">
                  <w:rPr>
                    <w:rFonts w:ascii="宋体" w:hAnsi="宋体" w:hint="eastAsia"/>
                    <w:szCs w:val="24"/>
                  </w:rPr>
                </w:rPrChange>
              </w:rPr>
              <w:t>并通过交叉双绞线实现两台计算机之间的对连接</w:t>
            </w:r>
            <w:r w:rsidR="007706A4">
              <w:rPr>
                <w:rFonts w:ascii="宋体" w:hAnsi="宋体" w:hint="eastAsia"/>
                <w:szCs w:val="24"/>
              </w:rPr>
              <w:t>。</w:t>
            </w:r>
          </w:p>
        </w:tc>
      </w:tr>
      <w:tr w:rsidR="001812DC" w:rsidRPr="008F047D" w14:paraId="20E4BF9B" w14:textId="77777777" w:rsidTr="00990ABA">
        <w:trPr>
          <w:trHeight w:val="1121"/>
          <w:trPrChange w:id="39" w:author="D T" w:date="2019-11-19T00:09:00Z">
            <w:trPr>
              <w:trHeight w:val="1121"/>
            </w:trPr>
          </w:trPrChange>
        </w:trPr>
        <w:tc>
          <w:tcPr>
            <w:tcW w:w="8926" w:type="dxa"/>
            <w:gridSpan w:val="2"/>
            <w:tcPrChange w:id="40" w:author="D T" w:date="2019-11-19T00:09:00Z">
              <w:tcPr>
                <w:tcW w:w="8540" w:type="dxa"/>
                <w:gridSpan w:val="2"/>
              </w:tcPr>
            </w:tcPrChange>
          </w:tcPr>
          <w:p w14:paraId="19D5ACA6" w14:textId="77777777" w:rsidR="001812DC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2ED44841" w14:textId="23C40900" w:rsidR="001812DC" w:rsidRPr="008F047D" w:rsidRDefault="001812DC" w:rsidP="00952F16">
            <w:pPr>
              <w:pPrChange w:id="41" w:author="D T" w:date="2019-11-19T00:08:00Z">
                <w:pPr>
                  <w:ind w:right="240"/>
                </w:pPr>
              </w:pPrChange>
            </w:pPr>
            <w:r w:rsidRPr="001812DC">
              <w:t>非屏蔽</w:t>
            </w:r>
            <w:r w:rsidRPr="001812DC">
              <w:t>5</w:t>
            </w:r>
            <w:r w:rsidRPr="001812DC">
              <w:t>类双绞线若干米，</w:t>
            </w:r>
            <w:r w:rsidRPr="001812DC">
              <w:t>RJ-45</w:t>
            </w:r>
            <w:r w:rsidRPr="001812DC">
              <w:t>水晶头若干，</w:t>
            </w:r>
            <w:proofErr w:type="gramStart"/>
            <w:r w:rsidRPr="001812DC">
              <w:t>用于剥接水晶</w:t>
            </w:r>
            <w:proofErr w:type="gramEnd"/>
            <w:r w:rsidRPr="001812DC">
              <w:t>头的专用剥线</w:t>
            </w:r>
            <w:r w:rsidRPr="001812DC">
              <w:t>/</w:t>
            </w:r>
            <w:r w:rsidRPr="001812DC">
              <w:t>压线钳，用于测试线缆是否通畅的网线测试仪。</w:t>
            </w:r>
          </w:p>
        </w:tc>
      </w:tr>
      <w:tr w:rsidR="001812DC" w:rsidRPr="008F047D" w14:paraId="5C2C4610" w14:textId="77777777" w:rsidTr="00990ABA">
        <w:trPr>
          <w:trHeight w:val="5390"/>
          <w:trPrChange w:id="42" w:author="D T" w:date="2019-11-19T00:09:00Z">
            <w:trPr>
              <w:trHeight w:val="5390"/>
            </w:trPr>
          </w:trPrChange>
        </w:trPr>
        <w:tc>
          <w:tcPr>
            <w:tcW w:w="8926" w:type="dxa"/>
            <w:gridSpan w:val="2"/>
            <w:tcPrChange w:id="43" w:author="D T" w:date="2019-11-19T00:09:00Z">
              <w:tcPr>
                <w:tcW w:w="8540" w:type="dxa"/>
                <w:gridSpan w:val="2"/>
              </w:tcPr>
            </w:tcPrChange>
          </w:tcPr>
          <w:p w14:paraId="0297568F" w14:textId="77777777" w:rsidR="001812DC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实验过程、步骤（可另附页、使用网络拓扑图等辅助说明）及结果：</w:t>
            </w:r>
          </w:p>
          <w:p w14:paraId="005DE67F" w14:textId="31580D20" w:rsidR="00DD1B72" w:rsidRPr="00377789" w:rsidRDefault="00952F16" w:rsidP="00952F16">
            <w:pPr>
              <w:rPr>
                <w:rPrChange w:id="44" w:author="D T" w:date="2019-11-17T20:36:00Z">
                  <w:rPr/>
                </w:rPrChange>
              </w:rPr>
              <w:pPrChange w:id="45" w:author="D T" w:date="2019-11-19T00:08:00Z">
                <w:pPr>
                  <w:pStyle w:val="aa"/>
                  <w:numPr>
                    <w:numId w:val="4"/>
                  </w:numPr>
                  <w:ind w:left="360" w:firstLineChars="0" w:hanging="360"/>
                </w:pPr>
              </w:pPrChange>
            </w:pPr>
            <w:ins w:id="46" w:author="D T" w:date="2019-11-19T00:08:00Z">
              <w:r>
                <w:rPr>
                  <w:rFonts w:hint="eastAsia"/>
                </w:rPr>
                <w:t>1</w:t>
              </w:r>
              <w:r>
                <w:t>.</w:t>
              </w:r>
            </w:ins>
            <w:r w:rsidR="001812DC" w:rsidRPr="00377789">
              <w:rPr>
                <w:rPrChange w:id="47" w:author="D T" w:date="2019-11-17T20:36:00Z">
                  <w:rPr/>
                </w:rPrChange>
              </w:rPr>
              <w:t>取一根双绞线用剥线</w:t>
            </w:r>
            <w:r w:rsidR="001812DC" w:rsidRPr="00377789">
              <w:rPr>
                <w:rPrChange w:id="48" w:author="D T" w:date="2019-11-17T20:36:00Z">
                  <w:rPr/>
                </w:rPrChange>
              </w:rPr>
              <w:t>/</w:t>
            </w:r>
            <w:r w:rsidR="001812DC" w:rsidRPr="00377789">
              <w:rPr>
                <w:rPrChange w:id="49" w:author="D T" w:date="2019-11-17T20:36:00Z">
                  <w:rPr/>
                </w:rPrChange>
              </w:rPr>
              <w:t>压线钳将其两端的最</w:t>
            </w:r>
            <w:proofErr w:type="gramStart"/>
            <w:r w:rsidR="001812DC" w:rsidRPr="00377789">
              <w:rPr>
                <w:rPrChange w:id="50" w:author="D T" w:date="2019-11-17T20:36:00Z">
                  <w:rPr/>
                </w:rPrChange>
              </w:rPr>
              <w:t>外层线</w:t>
            </w:r>
            <w:proofErr w:type="gramEnd"/>
            <w:r w:rsidR="001812DC" w:rsidRPr="00377789">
              <w:rPr>
                <w:rPrChange w:id="51" w:author="D T" w:date="2019-11-17T20:36:00Z">
                  <w:rPr/>
                </w:rPrChange>
              </w:rPr>
              <w:t>皮剥去</w:t>
            </w:r>
          </w:p>
          <w:p w14:paraId="02E056BD" w14:textId="2145731D" w:rsidR="001812DC" w:rsidRPr="00DD1B72" w:rsidRDefault="001812DC">
            <w:pPr>
              <w:pStyle w:val="aa"/>
              <w:ind w:left="240" w:right="240" w:firstLineChars="0" w:firstLine="0"/>
              <w:jc w:val="center"/>
              <w:rPr>
                <w:rFonts w:ascii="宋体" w:hAnsi="宋体"/>
                <w:szCs w:val="24"/>
              </w:rPr>
              <w:pPrChange w:id="52" w:author="D T" w:date="2019-11-17T20:31:00Z">
                <w:pPr>
                  <w:pStyle w:val="aa"/>
                  <w:ind w:left="360" w:firstLineChars="0" w:firstLine="0"/>
                </w:pPr>
              </w:pPrChange>
            </w:pPr>
            <w:r>
              <w:rPr>
                <w:noProof/>
              </w:rPr>
              <w:drawing>
                <wp:inline distT="0" distB="0" distL="0" distR="0" wp14:anchorId="6E05311C" wp14:editId="6FA0804F">
                  <wp:extent cx="3477008" cy="26098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92" cy="261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63DE4A" w14:textId="04EB1B26" w:rsidR="001812DC" w:rsidRPr="00952F16" w:rsidDel="00377789" w:rsidRDefault="00952F16" w:rsidP="00952F16">
            <w:pPr>
              <w:rPr>
                <w:del w:id="53" w:author="D T" w:date="2019-11-17T20:36:00Z"/>
                <w:rPrChange w:id="54" w:author="D T" w:date="2019-11-19T00:08:00Z">
                  <w:rPr>
                    <w:del w:id="55" w:author="D T" w:date="2019-11-17T20:36:00Z"/>
                  </w:rPr>
                </w:rPrChange>
              </w:rPr>
              <w:pPrChange w:id="56" w:author="D T" w:date="2019-11-19T00:08:00Z">
                <w:pPr/>
              </w:pPrChange>
            </w:pPr>
            <w:ins w:id="57" w:author="D T" w:date="2019-11-19T00:08:00Z">
              <w:r>
                <w:t>2.</w:t>
              </w:r>
            </w:ins>
            <w:del w:id="58" w:author="D T" w:date="2019-11-17T20:36:00Z">
              <w:r w:rsidR="001812DC" w:rsidRPr="00952F16" w:rsidDel="00377789">
                <w:rPr>
                  <w:rPrChange w:id="59" w:author="D T" w:date="2019-11-19T00:08:00Z">
                    <w:rPr/>
                  </w:rPrChange>
                </w:rPr>
                <w:delText xml:space="preserve">2. </w:delText>
              </w:r>
            </w:del>
            <w:r w:rsidR="001812DC" w:rsidRPr="00952F16">
              <w:rPr>
                <w:rFonts w:hint="eastAsia"/>
                <w:rPrChange w:id="60" w:author="D T" w:date="2019-11-19T00:08:00Z">
                  <w:rPr>
                    <w:rFonts w:hint="eastAsia"/>
                  </w:rPr>
                </w:rPrChange>
              </w:rPr>
              <w:t>将</w:t>
            </w:r>
            <w:proofErr w:type="gramStart"/>
            <w:r w:rsidR="001812DC" w:rsidRPr="00952F16">
              <w:rPr>
                <w:rFonts w:hint="eastAsia"/>
                <w:rPrChange w:id="61" w:author="D T" w:date="2019-11-19T00:08:00Z">
                  <w:rPr>
                    <w:rFonts w:hint="eastAsia"/>
                  </w:rPr>
                </w:rPrChange>
              </w:rPr>
              <w:t>剥好的</w:t>
            </w:r>
            <w:proofErr w:type="gramEnd"/>
            <w:r w:rsidR="001812DC" w:rsidRPr="00952F16">
              <w:rPr>
                <w:rFonts w:hint="eastAsia"/>
                <w:rPrChange w:id="62" w:author="D T" w:date="2019-11-19T00:08:00Z">
                  <w:rPr>
                    <w:rFonts w:hint="eastAsia"/>
                  </w:rPr>
                </w:rPrChange>
              </w:rPr>
              <w:t>双绞线根据</w:t>
            </w:r>
            <w:r w:rsidR="001812DC" w:rsidRPr="00952F16">
              <w:rPr>
                <w:rPrChange w:id="63" w:author="D T" w:date="2019-11-19T00:08:00Z">
                  <w:rPr/>
                </w:rPrChange>
              </w:rPr>
              <w:t>T568B</w:t>
            </w:r>
            <w:r w:rsidR="001812DC" w:rsidRPr="00952F16">
              <w:rPr>
                <w:rPrChange w:id="64" w:author="D T" w:date="2019-11-19T00:08:00Z">
                  <w:rPr/>
                </w:rPrChange>
              </w:rPr>
              <w:t>标准</w:t>
            </w:r>
            <w:del w:id="65" w:author="D T" w:date="2019-11-17T20:36:00Z">
              <w:r w:rsidR="001812DC" w:rsidRPr="00952F16" w:rsidDel="00377789">
                <w:rPr>
                  <w:rPrChange w:id="66" w:author="D T" w:date="2019-11-19T00:08:00Z">
                    <w:rPr/>
                  </w:rPrChange>
                </w:rPr>
                <w:delText xml:space="preserve"> </w:delText>
              </w:r>
            </w:del>
          </w:p>
          <w:p w14:paraId="3DA34225" w14:textId="7F06A5F2" w:rsidR="00DD1B72" w:rsidRPr="00377789" w:rsidRDefault="001812DC" w:rsidP="00952F16">
            <w:pPr>
              <w:rPr>
                <w:rPrChange w:id="67" w:author="D T" w:date="2019-11-17T20:36:00Z">
                  <w:rPr/>
                </w:rPrChange>
              </w:rPr>
              <w:pPrChange w:id="68" w:author="D T" w:date="2019-11-19T00:08:00Z">
                <w:pPr/>
              </w:pPrChange>
            </w:pPr>
            <w:r w:rsidRPr="00377789">
              <w:rPr>
                <w:rFonts w:hint="eastAsia"/>
                <w:rPrChange w:id="69" w:author="D T" w:date="2019-11-17T20:36:00Z">
                  <w:rPr>
                    <w:rFonts w:hint="eastAsia"/>
                  </w:rPr>
                </w:rPrChange>
              </w:rPr>
              <w:t>（即白橙，橙，白绿，蓝，白蓝，绿，白棕，棕）的排</w:t>
            </w:r>
            <w:del w:id="70" w:author="D T" w:date="2019-11-17T20:31:00Z">
              <w:r w:rsidRPr="00377789" w:rsidDel="004F343A">
                <w:rPr>
                  <w:rPrChange w:id="71" w:author="D T" w:date="2019-11-17T20:36:00Z">
                    <w:rPr/>
                  </w:rPrChange>
                </w:rPr>
                <w:delText xml:space="preserve"> </w:delText>
              </w:r>
            </w:del>
            <w:r w:rsidRPr="00377789">
              <w:rPr>
                <w:rPrChange w:id="72" w:author="D T" w:date="2019-11-17T20:36:00Z">
                  <w:rPr/>
                </w:rPrChange>
              </w:rPr>
              <w:t>线顺序进行排线</w:t>
            </w:r>
            <w:r w:rsidRPr="00377789">
              <w:rPr>
                <w:rFonts w:hint="eastAsia"/>
                <w:rPrChange w:id="73" w:author="D T" w:date="2019-11-17T20:36:00Z">
                  <w:rPr>
                    <w:rFonts w:hint="eastAsia"/>
                  </w:rPr>
                </w:rPrChange>
              </w:rPr>
              <w:t>并且剪齐后插入</w:t>
            </w:r>
            <w:ins w:id="74" w:author="D T" w:date="2019-11-17T20:36:00Z">
              <w:r w:rsidR="00377789" w:rsidRPr="00377789">
                <w:rPr>
                  <w:rFonts w:hint="eastAsia"/>
                  <w:rPrChange w:id="75" w:author="D T" w:date="2019-11-17T20:36:00Z">
                    <w:rPr>
                      <w:rFonts w:hint="eastAsia"/>
                    </w:rPr>
                  </w:rPrChange>
                </w:rPr>
                <w:t>。</w:t>
              </w:r>
            </w:ins>
          </w:p>
          <w:p w14:paraId="736C3945" w14:textId="4EF59007" w:rsidR="001812DC" w:rsidRPr="001812DC" w:rsidRDefault="001812DC">
            <w:pPr>
              <w:ind w:right="240"/>
              <w:jc w:val="center"/>
              <w:rPr>
                <w:rFonts w:ascii="宋体" w:hAnsi="宋体"/>
                <w:szCs w:val="24"/>
              </w:rPr>
              <w:pPrChange w:id="76" w:author="D T" w:date="2019-11-17T20:32:00Z">
                <w:pPr/>
              </w:pPrChange>
            </w:pPr>
            <w:r>
              <w:rPr>
                <w:rFonts w:ascii="宋体" w:hAnsi="宋体" w:hint="eastAsia"/>
                <w:noProof/>
                <w:szCs w:val="24"/>
              </w:rPr>
              <w:lastRenderedPageBreak/>
              <w:drawing>
                <wp:inline distT="0" distB="0" distL="0" distR="0" wp14:anchorId="0A361BBC" wp14:editId="4E6F6CB2">
                  <wp:extent cx="3713884" cy="2787650"/>
                  <wp:effectExtent l="0" t="0" r="127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7428" cy="279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DE0E24" w14:textId="6EFD0E05" w:rsidR="001812DC" w:rsidRDefault="00952F16" w:rsidP="00952F16">
            <w:pPr>
              <w:pPrChange w:id="77" w:author="D T" w:date="2019-11-19T00:08:00Z">
                <w:pPr>
                  <w:ind w:right="240"/>
                </w:pPr>
              </w:pPrChange>
            </w:pPr>
            <w:ins w:id="78" w:author="D T" w:date="2019-11-19T00:08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del w:id="79" w:author="D T" w:date="2019-11-19T00:08:00Z">
              <w:r w:rsidR="001812DC" w:rsidRPr="00952F16" w:rsidDel="00952F16">
                <w:rPr>
                  <w:rFonts w:hint="eastAsia"/>
                  <w:rPrChange w:id="80" w:author="D T" w:date="2019-11-19T00:08:00Z">
                    <w:rPr>
                      <w:rFonts w:hint="eastAsia"/>
                    </w:rPr>
                  </w:rPrChange>
                </w:rPr>
                <w:delText>3</w:delText>
              </w:r>
            </w:del>
            <w:del w:id="81" w:author="D T" w:date="2019-11-17T20:36:00Z">
              <w:r w:rsidR="001812DC" w:rsidRPr="00952F16" w:rsidDel="00377789">
                <w:rPr>
                  <w:rPrChange w:id="82" w:author="D T" w:date="2019-11-19T00:08:00Z">
                    <w:rPr/>
                  </w:rPrChange>
                </w:rPr>
                <w:delText>.</w:delText>
              </w:r>
            </w:del>
            <w:r w:rsidR="001812DC" w:rsidRPr="00952F16">
              <w:rPr>
                <w:rFonts w:hint="eastAsia"/>
                <w:rPrChange w:id="83" w:author="D T" w:date="2019-11-19T00:08:00Z">
                  <w:rPr>
                    <w:rFonts w:hint="eastAsia"/>
                  </w:rPr>
                </w:rPrChange>
              </w:rPr>
              <w:t>取一只</w:t>
            </w:r>
            <w:r w:rsidR="001812DC" w:rsidRPr="00952F16">
              <w:rPr>
                <w:rPrChange w:id="84" w:author="D T" w:date="2019-11-19T00:08:00Z">
                  <w:rPr/>
                </w:rPrChange>
              </w:rPr>
              <w:t>RJ-45</w:t>
            </w:r>
            <w:r w:rsidR="001812DC" w:rsidRPr="00952F16">
              <w:rPr>
                <w:rPrChange w:id="85" w:author="D T" w:date="2019-11-19T00:08:00Z">
                  <w:rPr/>
                </w:rPrChange>
              </w:rPr>
              <w:t>水晶头，将带有铜芯的一侧朝上，</w:t>
            </w:r>
            <w:proofErr w:type="gramStart"/>
            <w:r w:rsidR="001812DC" w:rsidRPr="00952F16">
              <w:rPr>
                <w:rPrChange w:id="86" w:author="D T" w:date="2019-11-19T00:08:00Z">
                  <w:rPr/>
                </w:rPrChange>
              </w:rPr>
              <w:t>将剪好的</w:t>
            </w:r>
            <w:proofErr w:type="gramEnd"/>
            <w:r w:rsidR="001812DC" w:rsidRPr="00952F16">
              <w:rPr>
                <w:rPrChange w:id="87" w:author="D T" w:date="2019-11-19T00:08:00Z">
                  <w:rPr/>
                </w:rPrChange>
              </w:rPr>
              <w:t>双绞线送入水晶头内并用剥线</w:t>
            </w:r>
            <w:r w:rsidR="001812DC" w:rsidRPr="00952F16">
              <w:rPr>
                <w:rPrChange w:id="88" w:author="D T" w:date="2019-11-19T00:08:00Z">
                  <w:rPr/>
                </w:rPrChange>
              </w:rPr>
              <w:t xml:space="preserve"> /</w:t>
            </w:r>
            <w:r w:rsidR="001812DC" w:rsidRPr="00952F16">
              <w:rPr>
                <w:rPrChange w:id="89" w:author="D T" w:date="2019-11-19T00:08:00Z">
                  <w:rPr/>
                </w:rPrChange>
              </w:rPr>
              <w:t>压线钳将其压好</w:t>
            </w:r>
            <w:ins w:id="90" w:author="D T" w:date="2019-11-17T20:35:00Z">
              <w:r w:rsidR="00377789" w:rsidRPr="00952F16">
                <w:rPr>
                  <w:rFonts w:hint="eastAsia"/>
                  <w:rPrChange w:id="91" w:author="D T" w:date="2019-11-19T00:08:00Z">
                    <w:rPr>
                      <w:rFonts w:hint="eastAsia"/>
                    </w:rPr>
                  </w:rPrChange>
                </w:rPr>
                <w:t>。</w:t>
              </w:r>
            </w:ins>
            <w:del w:id="92" w:author="D T" w:date="2019-11-17T20:35:00Z">
              <w:r w:rsidR="001812DC" w:rsidRPr="001812DC" w:rsidDel="00377789">
                <w:delText>；</w:delText>
              </w:r>
            </w:del>
          </w:p>
          <w:p w14:paraId="76D133A5" w14:textId="30A47386" w:rsidR="001812DC" w:rsidRDefault="001812DC" w:rsidP="00EB05D4">
            <w:pPr>
              <w:ind w:right="240"/>
              <w:jc w:val="center"/>
              <w:rPr>
                <w:ins w:id="93" w:author="D T" w:date="2019-11-17T20:33:00Z"/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307EFA" wp14:editId="63B1A219">
                  <wp:extent cx="3708103" cy="2781300"/>
                  <wp:effectExtent l="0" t="0" r="698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681" cy="2786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2EC219" w14:textId="77777777" w:rsidR="00065D71" w:rsidRPr="001812DC" w:rsidRDefault="00065D71" w:rsidP="00065D71">
            <w:pPr>
              <w:ind w:right="240"/>
              <w:rPr>
                <w:rFonts w:ascii="宋体" w:hAnsi="宋体" w:hint="eastAsia"/>
                <w:szCs w:val="24"/>
              </w:rPr>
              <w:pPrChange w:id="94" w:author="D T" w:date="2019-11-19T00:10:00Z">
                <w:pPr/>
              </w:pPrChange>
            </w:pPr>
          </w:p>
          <w:p w14:paraId="586D8AA7" w14:textId="77777777" w:rsidR="00DD1B72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4</w:t>
            </w:r>
            <w:r>
              <w:rPr>
                <w:rFonts w:ascii="宋体" w:hAnsi="宋体"/>
                <w:szCs w:val="24"/>
              </w:rPr>
              <w:t>.</w:t>
            </w:r>
            <w:r>
              <w:rPr>
                <w:rFonts w:hint="eastAsia"/>
              </w:rPr>
              <w:t xml:space="preserve"> </w:t>
            </w:r>
            <w:r w:rsidRPr="00952F16">
              <w:rPr>
                <w:rFonts w:hint="eastAsia"/>
                <w:rPrChange w:id="95" w:author="D T" w:date="2019-11-19T00:08:00Z">
                  <w:rPr>
                    <w:rFonts w:ascii="宋体" w:hAnsi="宋体" w:hint="eastAsia"/>
                    <w:szCs w:val="24"/>
                  </w:rPr>
                </w:rPrChange>
              </w:rPr>
              <w:t>用网线测试仪测试线缆是否通畅</w:t>
            </w:r>
            <w:r>
              <w:rPr>
                <w:rFonts w:ascii="宋体" w:hAnsi="宋体" w:hint="eastAsia"/>
                <w:szCs w:val="24"/>
              </w:rPr>
              <w:t>。</w:t>
            </w:r>
          </w:p>
          <w:p w14:paraId="52B74676" w14:textId="3B2D6AF8" w:rsidR="001812DC" w:rsidRDefault="001812DC">
            <w:pPr>
              <w:ind w:right="240"/>
              <w:jc w:val="center"/>
              <w:rPr>
                <w:rFonts w:ascii="宋体" w:hAnsi="宋体"/>
                <w:szCs w:val="24"/>
              </w:rPr>
              <w:pPrChange w:id="96" w:author="D T" w:date="2019-11-17T20:33:00Z">
                <w:pPr/>
              </w:pPrChange>
            </w:pPr>
            <w:r>
              <w:rPr>
                <w:rFonts w:ascii="宋体" w:hAnsi="宋体" w:hint="eastAsia"/>
                <w:noProof/>
                <w:szCs w:val="24"/>
              </w:rPr>
              <w:lastRenderedPageBreak/>
              <w:drawing>
                <wp:inline distT="0" distB="0" distL="0" distR="0" wp14:anchorId="1A06F66D" wp14:editId="29E98BDF">
                  <wp:extent cx="4069198" cy="3054350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3292" cy="305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171114" w14:textId="77777777" w:rsidR="001812DC" w:rsidDel="00377789" w:rsidRDefault="001812DC" w:rsidP="00B96B55">
            <w:pPr>
              <w:ind w:right="240"/>
              <w:rPr>
                <w:del w:id="97" w:author="D T" w:date="2019-11-17T20:35:00Z"/>
                <w:rFonts w:ascii="宋体" w:hAnsi="宋体"/>
                <w:szCs w:val="24"/>
              </w:rPr>
            </w:pPr>
          </w:p>
          <w:p w14:paraId="0931CA18" w14:textId="77777777" w:rsidR="001812DC" w:rsidDel="00EB05D4" w:rsidRDefault="001812DC" w:rsidP="001812DC">
            <w:pPr>
              <w:ind w:right="240"/>
              <w:rPr>
                <w:del w:id="98" w:author="D T" w:date="2019-11-17T20:33:00Z"/>
                <w:rFonts w:ascii="宋体" w:hAnsi="宋体"/>
                <w:szCs w:val="24"/>
              </w:rPr>
            </w:pPr>
          </w:p>
          <w:p w14:paraId="0AF1CC4E" w14:textId="77777777" w:rsidR="002F4F26" w:rsidDel="00EB05D4" w:rsidRDefault="002F4F26" w:rsidP="001812DC">
            <w:pPr>
              <w:ind w:right="240"/>
              <w:rPr>
                <w:del w:id="99" w:author="D T" w:date="2019-11-17T20:33:00Z"/>
                <w:rFonts w:ascii="宋体" w:hAnsi="宋体"/>
                <w:szCs w:val="24"/>
              </w:rPr>
            </w:pPr>
          </w:p>
          <w:p w14:paraId="20078955" w14:textId="5622AA72" w:rsidR="002F4F26" w:rsidRPr="008F047D" w:rsidRDefault="002F4F26" w:rsidP="001812DC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1812DC" w:rsidRPr="008F047D" w14:paraId="040D1EF2" w14:textId="77777777" w:rsidTr="00990ABA">
        <w:trPr>
          <w:trHeight w:val="1130"/>
          <w:trPrChange w:id="100" w:author="D T" w:date="2019-11-19T00:09:00Z">
            <w:trPr>
              <w:trHeight w:val="1130"/>
            </w:trPr>
          </w:trPrChange>
        </w:trPr>
        <w:tc>
          <w:tcPr>
            <w:tcW w:w="8926" w:type="dxa"/>
            <w:gridSpan w:val="2"/>
            <w:tcPrChange w:id="101" w:author="D T" w:date="2019-11-19T00:09:00Z">
              <w:tcPr>
                <w:tcW w:w="8540" w:type="dxa"/>
                <w:gridSpan w:val="2"/>
              </w:tcPr>
            </w:tcPrChange>
          </w:tcPr>
          <w:p w14:paraId="2988B8E4" w14:textId="77777777" w:rsidR="001812DC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实验总结（遇到的问题及解决办法、体会）：</w:t>
            </w:r>
          </w:p>
          <w:p w14:paraId="7D29DDF0" w14:textId="5F4840F7" w:rsidR="001812DC" w:rsidRPr="002F4F26" w:rsidRDefault="00952F16" w:rsidP="00952F16">
            <w:pPr>
              <w:pPrChange w:id="102" w:author="D T" w:date="2019-11-19T00:09:00Z">
                <w:pPr>
                  <w:pStyle w:val="aa"/>
                  <w:numPr>
                    <w:numId w:val="1"/>
                  </w:numPr>
                  <w:ind w:left="600" w:right="240" w:firstLineChars="0" w:hanging="360"/>
                </w:pPr>
              </w:pPrChange>
            </w:pPr>
            <w:ins w:id="103" w:author="D T" w:date="2019-11-19T00:09:00Z">
              <w:r>
                <w:rPr>
                  <w:rFonts w:hint="eastAsia"/>
                </w:rPr>
                <w:t>1</w:t>
              </w:r>
              <w:r>
                <w:t>.</w:t>
              </w:r>
            </w:ins>
            <w:r w:rsidR="001812DC" w:rsidRPr="002F4F26">
              <w:rPr>
                <w:rFonts w:hint="eastAsia"/>
              </w:rPr>
              <w:t>在</w:t>
            </w:r>
            <w:r w:rsidR="002F4F26" w:rsidRPr="002F4F26">
              <w:rPr>
                <w:rFonts w:hint="eastAsia"/>
              </w:rPr>
              <w:t>第一次做的时候还是不小心</w:t>
            </w:r>
            <w:proofErr w:type="gramStart"/>
            <w:r w:rsidR="002F4F26" w:rsidRPr="002F4F26">
              <w:rPr>
                <w:rFonts w:hint="eastAsia"/>
              </w:rPr>
              <w:t>把线排反</w:t>
            </w:r>
            <w:proofErr w:type="gramEnd"/>
            <w:r w:rsidR="002F4F26" w:rsidRPr="002F4F26">
              <w:rPr>
                <w:rFonts w:hint="eastAsia"/>
              </w:rPr>
              <w:t>了，然后再把线剪断，重新完成即可。</w:t>
            </w:r>
          </w:p>
          <w:p w14:paraId="50DF165A" w14:textId="4B38EE01" w:rsidR="001812DC" w:rsidRPr="002F4F26" w:rsidRDefault="00952F16" w:rsidP="00952F16">
            <w:pPr>
              <w:pPrChange w:id="104" w:author="D T" w:date="2019-11-19T00:09:00Z">
                <w:pPr>
                  <w:pStyle w:val="aa"/>
                  <w:numPr>
                    <w:numId w:val="1"/>
                  </w:numPr>
                  <w:ind w:left="600" w:right="240" w:firstLineChars="0" w:hanging="360"/>
                </w:pPr>
              </w:pPrChange>
            </w:pPr>
            <w:ins w:id="105" w:author="D T" w:date="2019-11-19T00:09:00Z">
              <w:r>
                <w:rPr>
                  <w:rFonts w:hint="eastAsia"/>
                </w:rPr>
                <w:t>2</w:t>
              </w:r>
              <w:r>
                <w:t>.</w:t>
              </w:r>
            </w:ins>
            <w:r w:rsidR="002F4F26">
              <w:rPr>
                <w:rFonts w:hint="eastAsia"/>
              </w:rPr>
              <w:t>刚开始没发现有网线测量的工具，于是便用两台电脑连接，之后才发现有更加简洁的工具。</w:t>
            </w:r>
          </w:p>
          <w:p w14:paraId="791EFA77" w14:textId="03EC14F3" w:rsidR="001812DC" w:rsidRPr="004A414E" w:rsidDel="00C24464" w:rsidRDefault="00952F16" w:rsidP="00952F16">
            <w:pPr>
              <w:rPr>
                <w:del w:id="106" w:author="D T" w:date="2019-11-17T20:35:00Z"/>
                <w:rPrChange w:id="107" w:author="D T" w:date="2019-11-17T20:33:00Z">
                  <w:rPr>
                    <w:del w:id="108" w:author="D T" w:date="2019-11-17T20:35:00Z"/>
                  </w:rPr>
                </w:rPrChange>
              </w:rPr>
              <w:pPrChange w:id="109" w:author="D T" w:date="2019-11-19T00:09:00Z">
                <w:pPr/>
              </w:pPrChange>
            </w:pPr>
            <w:ins w:id="110" w:author="D T" w:date="2019-11-19T00:09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ins w:id="111" w:author="D T" w:date="2019-11-17T20:33:00Z">
              <w:r w:rsidR="004A414E">
                <w:rPr>
                  <w:rFonts w:hint="eastAsia"/>
                </w:rPr>
                <w:t>在</w:t>
              </w:r>
              <w:r w:rsidR="004A414E" w:rsidRPr="001812DC">
                <w:t>双绞线送入水晶头内</w:t>
              </w:r>
            </w:ins>
            <w:ins w:id="112" w:author="D T" w:date="2019-11-17T20:34:00Z">
              <w:r w:rsidR="004A414E">
                <w:rPr>
                  <w:rFonts w:hint="eastAsia"/>
                </w:rPr>
                <w:t>时发现比较难送入，</w:t>
              </w:r>
            </w:ins>
            <w:ins w:id="113" w:author="D T" w:date="2019-11-17T20:35:00Z">
              <w:r w:rsidR="004A414E">
                <w:rPr>
                  <w:rFonts w:hint="eastAsia"/>
                </w:rPr>
                <w:t>将</w:t>
              </w:r>
            </w:ins>
            <w:ins w:id="114" w:author="D T" w:date="2019-11-17T20:34:00Z">
              <w:r w:rsidR="004A414E">
                <w:rPr>
                  <w:rFonts w:hint="eastAsia"/>
                </w:rPr>
                <w:t>双绞线捋成一样直</w:t>
              </w:r>
            </w:ins>
            <w:ins w:id="115" w:author="D T" w:date="2019-11-17T20:35:00Z">
              <w:r w:rsidR="004A414E">
                <w:rPr>
                  <w:rFonts w:hint="eastAsia"/>
                </w:rPr>
                <w:t>，并剪成一样长，即可方便送入水晶头内</w:t>
              </w:r>
              <w:r w:rsidR="00377789">
                <w:rPr>
                  <w:rFonts w:hint="eastAsia"/>
                </w:rPr>
                <w:t>。</w:t>
              </w:r>
            </w:ins>
          </w:p>
          <w:p w14:paraId="7C44F237" w14:textId="7C0D245C" w:rsidR="002F4F26" w:rsidRPr="00C24464" w:rsidDel="00C24464" w:rsidRDefault="002F4F26" w:rsidP="00952F16">
            <w:pPr>
              <w:rPr>
                <w:del w:id="116" w:author="D T" w:date="2019-11-17T20:35:00Z"/>
                <w:rPrChange w:id="117" w:author="D T" w:date="2019-11-17T20:35:00Z">
                  <w:rPr>
                    <w:del w:id="118" w:author="D T" w:date="2019-11-17T20:35:00Z"/>
                  </w:rPr>
                </w:rPrChange>
              </w:rPr>
              <w:pPrChange w:id="119" w:author="D T" w:date="2019-11-19T00:09:00Z">
                <w:pPr/>
              </w:pPrChange>
            </w:pPr>
          </w:p>
          <w:p w14:paraId="347B94ED" w14:textId="77777777" w:rsidR="001812DC" w:rsidRPr="008F047D" w:rsidRDefault="001812DC" w:rsidP="00952F16">
            <w:pPr>
              <w:pPrChange w:id="120" w:author="D T" w:date="2019-11-19T00:09:00Z">
                <w:pPr/>
              </w:pPrChange>
            </w:pPr>
          </w:p>
        </w:tc>
      </w:tr>
      <w:tr w:rsidR="001812DC" w:rsidRPr="008F047D" w14:paraId="61D5DD2D" w14:textId="77777777" w:rsidTr="00990ABA">
        <w:trPr>
          <w:trHeight w:val="565"/>
          <w:trPrChange w:id="121" w:author="D T" w:date="2019-11-19T00:09:00Z">
            <w:trPr>
              <w:trHeight w:val="565"/>
            </w:trPr>
          </w:trPrChange>
        </w:trPr>
        <w:tc>
          <w:tcPr>
            <w:tcW w:w="4673" w:type="dxa"/>
            <w:vAlign w:val="center"/>
            <w:tcPrChange w:id="122" w:author="D T" w:date="2019-11-19T00:09:00Z">
              <w:tcPr>
                <w:tcW w:w="4270" w:type="dxa"/>
                <w:vAlign w:val="center"/>
              </w:tcPr>
            </w:tcPrChange>
          </w:tcPr>
          <w:p w14:paraId="0668CB09" w14:textId="79378D98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proofErr w:type="gramStart"/>
            <w:r w:rsidR="002F4F26">
              <w:rPr>
                <w:rFonts w:ascii="宋体" w:hAnsi="宋体" w:hint="eastAsia"/>
                <w:szCs w:val="24"/>
              </w:rPr>
              <w:t>於</w:t>
            </w:r>
            <w:proofErr w:type="gramEnd"/>
            <w:r w:rsidR="002F4F26">
              <w:rPr>
                <w:rFonts w:ascii="宋体" w:hAnsi="宋体" w:hint="eastAsia"/>
                <w:szCs w:val="24"/>
              </w:rPr>
              <w:t>文卓</w:t>
            </w:r>
          </w:p>
        </w:tc>
        <w:tc>
          <w:tcPr>
            <w:tcW w:w="4253" w:type="dxa"/>
            <w:vAlign w:val="center"/>
            <w:tcPrChange w:id="123" w:author="D T" w:date="2019-11-19T00:09:00Z">
              <w:tcPr>
                <w:tcW w:w="4270" w:type="dxa"/>
                <w:vAlign w:val="center"/>
              </w:tcPr>
            </w:tcPrChange>
          </w:tcPr>
          <w:p w14:paraId="7D41D6AE" w14:textId="3074D918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r w:rsidR="002F4F26">
              <w:rPr>
                <w:rFonts w:ascii="宋体" w:hAnsi="宋体" w:hint="eastAsia"/>
                <w:szCs w:val="24"/>
              </w:rPr>
              <w:t>李萌</w:t>
            </w:r>
            <w:proofErr w:type="gramStart"/>
            <w:r w:rsidR="002F4F26"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1812DC" w:rsidRPr="008F047D" w14:paraId="63205281" w14:textId="77777777" w:rsidTr="00990ABA">
        <w:trPr>
          <w:trHeight w:val="545"/>
          <w:trPrChange w:id="124" w:author="D T" w:date="2019-11-19T00:09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125" w:author="D T" w:date="2019-11-19T00:09:00Z">
              <w:tcPr>
                <w:tcW w:w="4270" w:type="dxa"/>
                <w:vAlign w:val="center"/>
              </w:tcPr>
            </w:tcPrChange>
          </w:tcPr>
          <w:p w14:paraId="6492ECE0" w14:textId="0DB9422B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</w:t>
            </w:r>
            <w:r w:rsidR="002F4F26">
              <w:rPr>
                <w:rFonts w:ascii="宋体" w:hAnsi="宋体" w:hint="eastAsia"/>
                <w:szCs w:val="24"/>
              </w:rPr>
              <w:t>李萌</w:t>
            </w:r>
            <w:proofErr w:type="gramStart"/>
            <w:r w:rsidR="002F4F26"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  <w:tc>
          <w:tcPr>
            <w:tcW w:w="4253" w:type="dxa"/>
            <w:vAlign w:val="center"/>
            <w:tcPrChange w:id="126" w:author="D T" w:date="2019-11-19T00:09:00Z">
              <w:tcPr>
                <w:tcW w:w="4270" w:type="dxa"/>
                <w:vAlign w:val="center"/>
              </w:tcPr>
            </w:tcPrChange>
          </w:tcPr>
          <w:p w14:paraId="73962BEF" w14:textId="1A728B4C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r w:rsidR="00317569">
              <w:rPr>
                <w:rFonts w:ascii="宋体" w:hAnsi="宋体" w:hint="eastAsia"/>
                <w:szCs w:val="24"/>
              </w:rPr>
              <w:t>李萌</w:t>
            </w:r>
            <w:proofErr w:type="gramStart"/>
            <w:r w:rsidR="00317569"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1812DC" w:rsidRPr="008F047D" w14:paraId="1CDE9452" w14:textId="77777777" w:rsidTr="00990ABA">
        <w:trPr>
          <w:trHeight w:val="1119"/>
          <w:trPrChange w:id="127" w:author="D T" w:date="2019-11-19T00:09:00Z">
            <w:trPr>
              <w:trHeight w:val="1119"/>
            </w:trPr>
          </w:trPrChange>
        </w:trPr>
        <w:tc>
          <w:tcPr>
            <w:tcW w:w="8926" w:type="dxa"/>
            <w:gridSpan w:val="2"/>
            <w:tcPrChange w:id="128" w:author="D T" w:date="2019-11-19T00:09:00Z">
              <w:tcPr>
                <w:tcW w:w="8540" w:type="dxa"/>
                <w:gridSpan w:val="2"/>
              </w:tcPr>
            </w:tcPrChange>
          </w:tcPr>
          <w:p w14:paraId="58258E8F" w14:textId="77777777" w:rsidR="001812DC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</w:p>
          <w:p w14:paraId="6A0A013E" w14:textId="61F21F40" w:rsidR="002F4F26" w:rsidRPr="008F047D" w:rsidRDefault="002F4F26" w:rsidP="00B96B55">
            <w:pPr>
              <w:ind w:right="240"/>
              <w:rPr>
                <w:rFonts w:ascii="宋体" w:hAnsi="宋体"/>
                <w:szCs w:val="24"/>
              </w:rPr>
            </w:pP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 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  <w:r>
              <w:rPr>
                <w:rFonts w:ascii="宋体" w:hAnsi="宋体" w:hint="eastAsia"/>
                <w:szCs w:val="24"/>
              </w:rPr>
              <w:t xml:space="preserve"> 李正瑜 章伟 牟宇</w:t>
            </w:r>
          </w:p>
        </w:tc>
      </w:tr>
      <w:tr w:rsidR="001812DC" w:rsidRPr="008F047D" w14:paraId="79A8ADB7" w14:textId="77777777" w:rsidTr="00990ABA">
        <w:trPr>
          <w:trHeight w:val="570"/>
          <w:trPrChange w:id="129" w:author="D T" w:date="2019-11-19T00:09:00Z">
            <w:trPr>
              <w:trHeight w:val="570"/>
            </w:trPr>
          </w:trPrChange>
        </w:trPr>
        <w:tc>
          <w:tcPr>
            <w:tcW w:w="4673" w:type="dxa"/>
            <w:vAlign w:val="center"/>
            <w:tcPrChange w:id="130" w:author="D T" w:date="2019-11-19T00:09:00Z">
              <w:tcPr>
                <w:tcW w:w="4270" w:type="dxa"/>
                <w:vAlign w:val="center"/>
              </w:tcPr>
            </w:tcPrChange>
          </w:tcPr>
          <w:p w14:paraId="21ECDDBD" w14:textId="77777777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4253" w:type="dxa"/>
            <w:vAlign w:val="center"/>
            <w:tcPrChange w:id="131" w:author="D T" w:date="2019-11-19T00:09:00Z">
              <w:tcPr>
                <w:tcW w:w="4270" w:type="dxa"/>
                <w:vAlign w:val="center"/>
              </w:tcPr>
            </w:tcPrChange>
          </w:tcPr>
          <w:p w14:paraId="17036E3C" w14:textId="77777777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571D2EFA" w14:textId="62813DDC" w:rsidR="001812DC" w:rsidRDefault="001812DC" w:rsidP="001812DC">
      <w:pPr>
        <w:ind w:left="240" w:right="240"/>
        <w:rPr>
          <w:ins w:id="132" w:author="D T" w:date="2019-11-17T20:37:00Z"/>
          <w:sz w:val="22"/>
        </w:rPr>
      </w:pPr>
    </w:p>
    <w:p w14:paraId="132F10CB" w14:textId="0FA3F67E" w:rsidR="00FA3F26" w:rsidRDefault="00FA3F26" w:rsidP="001812DC">
      <w:pPr>
        <w:ind w:right="240"/>
        <w:rPr>
          <w:ins w:id="133" w:author="D T" w:date="2019-11-17T20:37:00Z"/>
          <w:sz w:val="22"/>
        </w:rPr>
      </w:pPr>
    </w:p>
    <w:p w14:paraId="203402D6" w14:textId="065D9507" w:rsidR="00FA3F26" w:rsidRDefault="00FA3F26" w:rsidP="001812DC">
      <w:pPr>
        <w:ind w:right="240"/>
        <w:rPr>
          <w:ins w:id="134" w:author="D T" w:date="2019-11-17T20:37:00Z"/>
          <w:sz w:val="22"/>
        </w:rPr>
      </w:pPr>
    </w:p>
    <w:p w14:paraId="4F2AD362" w14:textId="38FC2607" w:rsidR="00FA3F26" w:rsidRDefault="00FA3F26" w:rsidP="001812DC">
      <w:pPr>
        <w:ind w:right="240"/>
        <w:rPr>
          <w:ins w:id="135" w:author="D T" w:date="2019-11-17T20:37:00Z"/>
          <w:sz w:val="22"/>
        </w:rPr>
      </w:pPr>
    </w:p>
    <w:p w14:paraId="67A5E99F" w14:textId="77777777" w:rsidR="00FA3F26" w:rsidRDefault="00FA3F26" w:rsidP="001812DC">
      <w:pPr>
        <w:ind w:right="240"/>
        <w:rPr>
          <w:rFonts w:hint="eastAsia"/>
          <w:sz w:val="22"/>
        </w:rPr>
      </w:pPr>
    </w:p>
    <w:p w14:paraId="22F1B4FC" w14:textId="7AC5D1F9" w:rsidR="006A2C84" w:rsidRPr="008F047D" w:rsidRDefault="006A2C84" w:rsidP="00F11F2F">
      <w:pPr>
        <w:pStyle w:val="1"/>
        <w:ind w:right="240"/>
      </w:pPr>
      <w:r w:rsidRPr="008F047D">
        <w:lastRenderedPageBreak/>
        <w:t>实验报告</w:t>
      </w:r>
      <w:r w:rsidR="00F11F2F">
        <w:rPr>
          <w:rFonts w:hint="eastAsia"/>
        </w:rPr>
        <w:t>二</w:t>
      </w:r>
    </w:p>
    <w:tbl>
      <w:tblPr>
        <w:tblStyle w:val="a7"/>
        <w:tblW w:w="8642" w:type="dxa"/>
        <w:tblLook w:val="04A0" w:firstRow="1" w:lastRow="0" w:firstColumn="1" w:lastColumn="0" w:noHBand="0" w:noVBand="1"/>
        <w:tblPrChange w:id="136" w:author="D T" w:date="2019-11-19T00:14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73"/>
        <w:gridCol w:w="3969"/>
        <w:tblGridChange w:id="137">
          <w:tblGrid>
            <w:gridCol w:w="4200"/>
            <w:gridCol w:w="4096"/>
          </w:tblGrid>
        </w:tblGridChange>
      </w:tblGrid>
      <w:tr w:rsidR="006A2C84" w14:paraId="2B0180F6" w14:textId="77777777" w:rsidTr="008D7919">
        <w:trPr>
          <w:trHeight w:val="524"/>
          <w:trPrChange w:id="138" w:author="D T" w:date="2019-11-19T00:14:00Z">
            <w:trPr>
              <w:trHeight w:val="524"/>
            </w:trPr>
          </w:trPrChange>
        </w:trPr>
        <w:tc>
          <w:tcPr>
            <w:tcW w:w="8642" w:type="dxa"/>
            <w:gridSpan w:val="2"/>
            <w:vAlign w:val="center"/>
            <w:tcPrChange w:id="139" w:author="D T" w:date="2019-11-19T00:14:00Z">
              <w:tcPr>
                <w:tcW w:w="8540" w:type="dxa"/>
                <w:gridSpan w:val="2"/>
                <w:vAlign w:val="center"/>
              </w:tcPr>
            </w:tcPrChange>
          </w:tcPr>
          <w:p w14:paraId="2DB8F0FA" w14:textId="16931081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 w:rsidR="0023361A">
              <w:rPr>
                <w:rFonts w:ascii="宋体" w:hAnsi="宋体" w:hint="eastAsia"/>
                <w:szCs w:val="24"/>
              </w:rPr>
              <w:t>交换机</w:t>
            </w:r>
            <w:r>
              <w:rPr>
                <w:rFonts w:ascii="宋体" w:hAnsi="宋体" w:hint="eastAsia"/>
                <w:szCs w:val="24"/>
              </w:rPr>
              <w:t>的基本配置</w:t>
            </w:r>
          </w:p>
        </w:tc>
      </w:tr>
      <w:tr w:rsidR="006A2C84" w:rsidRPr="008F047D" w14:paraId="5E3507C9" w14:textId="77777777" w:rsidTr="008D7919">
        <w:trPr>
          <w:trHeight w:val="545"/>
          <w:trPrChange w:id="140" w:author="D T" w:date="2019-11-19T00:14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141" w:author="D T" w:date="2019-11-19T00:14:00Z">
              <w:tcPr>
                <w:tcW w:w="4270" w:type="dxa"/>
                <w:vAlign w:val="center"/>
              </w:tcPr>
            </w:tcPrChange>
          </w:tcPr>
          <w:p w14:paraId="73BD248C" w14:textId="5429D75D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3969" w:type="dxa"/>
            <w:vAlign w:val="center"/>
            <w:tcPrChange w:id="142" w:author="D T" w:date="2019-11-19T00:14:00Z">
              <w:tcPr>
                <w:tcW w:w="4270" w:type="dxa"/>
                <w:vAlign w:val="center"/>
              </w:tcPr>
            </w:tcPrChange>
          </w:tcPr>
          <w:p w14:paraId="3A2FFE21" w14:textId="65A56B08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</w:t>
            </w:r>
            <w:r>
              <w:rPr>
                <w:rFonts w:ascii="宋体" w:hAnsi="宋体"/>
                <w:szCs w:val="24"/>
              </w:rPr>
              <w:t>019.11.2</w:t>
            </w:r>
          </w:p>
        </w:tc>
      </w:tr>
      <w:tr w:rsidR="006A2C84" w:rsidRPr="008F047D" w14:paraId="08968C1B" w14:textId="77777777" w:rsidTr="008D7919">
        <w:trPr>
          <w:trHeight w:val="1120"/>
          <w:trPrChange w:id="143" w:author="D T" w:date="2019-11-19T00:14:00Z">
            <w:trPr>
              <w:trHeight w:val="1120"/>
            </w:trPr>
          </w:trPrChange>
        </w:trPr>
        <w:tc>
          <w:tcPr>
            <w:tcW w:w="8642" w:type="dxa"/>
            <w:gridSpan w:val="2"/>
            <w:tcPrChange w:id="144" w:author="D T" w:date="2019-11-19T00:14:00Z">
              <w:tcPr>
                <w:tcW w:w="8540" w:type="dxa"/>
                <w:gridSpan w:val="2"/>
              </w:tcPr>
            </w:tcPrChange>
          </w:tcPr>
          <w:p w14:paraId="7F051D96" w14:textId="4D89B6C9" w:rsidR="006A2C84" w:rsidDel="009B0A28" w:rsidRDefault="006A2C84" w:rsidP="009B0A28">
            <w:pPr>
              <w:ind w:right="240"/>
              <w:rPr>
                <w:del w:id="145" w:author="D T" w:date="2019-11-19T00:05:00Z"/>
              </w:rPr>
              <w:pPrChange w:id="146" w:author="D T" w:date="2019-11-19T00:05:00Z">
                <w:pPr/>
              </w:pPrChange>
            </w:pPr>
            <w:r w:rsidRPr="008F047D">
              <w:t>实验小组：第</w:t>
            </w:r>
            <w:r>
              <w:t>2</w:t>
            </w:r>
            <w:r w:rsidRPr="008F047D">
              <w:t>组</w:t>
            </w:r>
            <w:r w:rsidRPr="008F047D">
              <w:tab/>
            </w:r>
          </w:p>
          <w:p w14:paraId="373612D0" w14:textId="77777777" w:rsidR="009B0A28" w:rsidRDefault="009B0A28" w:rsidP="009B0A28">
            <w:pPr>
              <w:ind w:right="240"/>
              <w:rPr>
                <w:ins w:id="147" w:author="D T" w:date="2019-11-19T00:05:00Z"/>
                <w:rFonts w:hint="eastAsia"/>
              </w:rPr>
              <w:pPrChange w:id="148" w:author="D T" w:date="2019-11-19T00:05:00Z">
                <w:pPr/>
              </w:pPrChange>
            </w:pPr>
          </w:p>
          <w:p w14:paraId="024CFFA7" w14:textId="77777777" w:rsidR="006A2C84" w:rsidRDefault="006A2C84" w:rsidP="00065D71">
            <w:pPr>
              <w:pPrChange w:id="149" w:author="D T" w:date="2019-11-19T00:10:00Z">
                <w:pPr/>
              </w:pPrChange>
            </w:pPr>
            <w:r w:rsidRPr="008F047D">
              <w:t>成员及本次实验分工</w:t>
            </w:r>
            <w:r>
              <w:rPr>
                <w:rFonts w:hint="eastAsia"/>
              </w:rPr>
              <w:t>：</w:t>
            </w:r>
          </w:p>
          <w:p w14:paraId="5EF85C65" w14:textId="5EE9C139" w:rsidR="006A2C84" w:rsidRDefault="006A2C84" w:rsidP="009B0A28">
            <w:pPr>
              <w:ind w:right="240"/>
              <w:pPrChange w:id="150" w:author="D T" w:date="2019-11-19T00:05:00Z">
                <w:pPr/>
              </w:pPrChange>
            </w:pPr>
            <w:r>
              <w:rPr>
                <w:rFonts w:hint="eastAsia"/>
              </w:rPr>
              <w:t>组长：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文卓</w:t>
            </w:r>
          </w:p>
          <w:p w14:paraId="43C57140" w14:textId="7F7B682D" w:rsidR="006A2C84" w:rsidRPr="008F047D" w:rsidRDefault="006A2C84" w:rsidP="009B0A28">
            <w:pPr>
              <w:ind w:right="240"/>
              <w:pPrChange w:id="151" w:author="D T" w:date="2019-11-19T00:05:00Z">
                <w:pPr/>
              </w:pPrChange>
            </w:pPr>
            <w:r>
              <w:rPr>
                <w:rFonts w:hint="eastAsia"/>
              </w:rPr>
              <w:t>组员：李萌</w:t>
            </w:r>
            <w:proofErr w:type="gramStart"/>
            <w:r>
              <w:rPr>
                <w:rFonts w:hint="eastAsia"/>
              </w:rPr>
              <w:t>玻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李正瑜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章伟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牟宇</w:t>
            </w:r>
          </w:p>
        </w:tc>
      </w:tr>
      <w:tr w:rsidR="006A2C84" w:rsidRPr="008F047D" w14:paraId="6AB4A290" w14:textId="77777777" w:rsidTr="008D7919">
        <w:trPr>
          <w:trHeight w:val="980"/>
          <w:trPrChange w:id="152" w:author="D T" w:date="2019-11-19T00:14:00Z">
            <w:trPr>
              <w:trHeight w:val="980"/>
            </w:trPr>
          </w:trPrChange>
        </w:trPr>
        <w:tc>
          <w:tcPr>
            <w:tcW w:w="8642" w:type="dxa"/>
            <w:gridSpan w:val="2"/>
            <w:tcPrChange w:id="153" w:author="D T" w:date="2019-11-19T00:14:00Z">
              <w:tcPr>
                <w:tcW w:w="8540" w:type="dxa"/>
                <w:gridSpan w:val="2"/>
              </w:tcPr>
            </w:tcPrChange>
          </w:tcPr>
          <w:p w14:paraId="128991D9" w14:textId="77777777" w:rsidR="006A2C84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07192532" w14:textId="71F9A62F" w:rsidR="006A2C84" w:rsidRPr="008F047D" w:rsidRDefault="006A2C84" w:rsidP="00065D71">
            <w:pPr>
              <w:pPrChange w:id="154" w:author="D T" w:date="2019-11-19T00:10:00Z">
                <w:pPr>
                  <w:ind w:right="240"/>
                </w:pPr>
              </w:pPrChange>
            </w:pPr>
            <w:r w:rsidRPr="006A2C84">
              <w:rPr>
                <w:rFonts w:hint="eastAsia"/>
              </w:rPr>
              <w:t>掌握交换机命令行各种操作模式的区别，能够使用各种帮助信息，以及用命令进行基本</w:t>
            </w:r>
            <w:r w:rsidRPr="006A2C84">
              <w:t>的配置。</w:t>
            </w:r>
            <w:ins w:id="155" w:author="D T" w:date="2019-11-17T20:38:00Z">
              <w:r w:rsidR="00650875">
                <w:rPr>
                  <w:rFonts w:hint="eastAsia"/>
                </w:rPr>
                <w:t>明白交换机的作用，通过使用</w:t>
              </w:r>
            </w:ins>
            <w:ins w:id="156" w:author="D T" w:date="2019-11-17T20:39:00Z">
              <w:r w:rsidR="00650875">
                <w:rPr>
                  <w:rFonts w:hint="eastAsia"/>
                </w:rPr>
                <w:t>交换机</w:t>
              </w:r>
            </w:ins>
            <w:ins w:id="157" w:author="D T" w:date="2019-11-17T20:38:00Z">
              <w:r w:rsidR="00650875">
                <w:rPr>
                  <w:rFonts w:hint="eastAsia"/>
                </w:rPr>
                <w:t>进行组网</w:t>
              </w:r>
            </w:ins>
            <w:ins w:id="158" w:author="D T" w:date="2019-11-17T20:39:00Z">
              <w:r w:rsidR="00650875">
                <w:rPr>
                  <w:rFonts w:hint="eastAsia"/>
                </w:rPr>
                <w:t>，掌握交换机的基本管理配置，并验证交换机的配置。</w:t>
              </w:r>
            </w:ins>
          </w:p>
        </w:tc>
      </w:tr>
      <w:tr w:rsidR="006A2C84" w:rsidRPr="008F047D" w14:paraId="2FCCF1A9" w14:textId="77777777" w:rsidTr="008D7919">
        <w:trPr>
          <w:trHeight w:val="796"/>
          <w:trPrChange w:id="159" w:author="D T" w:date="2019-11-19T00:14:00Z">
            <w:trPr>
              <w:trHeight w:val="1121"/>
            </w:trPr>
          </w:trPrChange>
        </w:trPr>
        <w:tc>
          <w:tcPr>
            <w:tcW w:w="8642" w:type="dxa"/>
            <w:gridSpan w:val="2"/>
            <w:tcPrChange w:id="160" w:author="D T" w:date="2019-11-19T00:14:00Z">
              <w:tcPr>
                <w:tcW w:w="8540" w:type="dxa"/>
                <w:gridSpan w:val="2"/>
              </w:tcPr>
            </w:tcPrChange>
          </w:tcPr>
          <w:p w14:paraId="2ECD5F61" w14:textId="77777777" w:rsidR="006A2C84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23E553CF" w14:textId="1C0DCCD0" w:rsidR="006A2C84" w:rsidRPr="008F047D" w:rsidRDefault="006A2C84" w:rsidP="00065D71">
            <w:pPr>
              <w:pPrChange w:id="161" w:author="D T" w:date="2019-11-19T00:10:00Z">
                <w:pPr>
                  <w:ind w:right="240"/>
                </w:pPr>
              </w:pPrChange>
            </w:pPr>
            <w:r w:rsidRPr="006A2C84">
              <w:rPr>
                <w:rFonts w:hint="eastAsia"/>
              </w:rPr>
              <w:t>三层交换机</w:t>
            </w:r>
            <w:r w:rsidRPr="006A2C84">
              <w:t xml:space="preserve"> 1 </w:t>
            </w:r>
            <w:r w:rsidRPr="006A2C84">
              <w:t>台</w:t>
            </w:r>
            <w:r w:rsidR="00092095">
              <w:rPr>
                <w:rFonts w:hint="eastAsia"/>
              </w:rPr>
              <w:t>(</w:t>
            </w:r>
            <w:r w:rsidR="00092095">
              <w:t>3560</w:t>
            </w:r>
            <w:r w:rsidR="00092095">
              <w:rPr>
                <w:rFonts w:hint="eastAsia"/>
              </w:rPr>
              <w:t>-</w:t>
            </w:r>
            <w:r w:rsidR="00092095">
              <w:t>25</w:t>
            </w:r>
            <w:r w:rsidR="00092095">
              <w:rPr>
                <w:rFonts w:hint="eastAsia"/>
              </w:rPr>
              <w:t>PS</w:t>
            </w:r>
            <w:r w:rsidR="00092095">
              <w:t xml:space="preserve"> </w:t>
            </w:r>
            <w:r w:rsidR="00092095">
              <w:rPr>
                <w:rFonts w:hint="eastAsia"/>
              </w:rPr>
              <w:t>Multilayer</w:t>
            </w:r>
            <w:r w:rsidR="00092095">
              <w:t xml:space="preserve"> </w:t>
            </w:r>
            <w:r w:rsidR="00092095">
              <w:rPr>
                <w:rFonts w:hint="eastAsia"/>
              </w:rPr>
              <w:t>Switch</w:t>
            </w:r>
            <w:r w:rsidR="00092095">
              <w:t>0</w:t>
            </w:r>
            <w:r w:rsidR="00092095">
              <w:rPr>
                <w:rFonts w:hint="eastAsia"/>
              </w:rPr>
              <w:t>)</w:t>
            </w:r>
            <w:r w:rsidRPr="006A2C84">
              <w:t>，</w:t>
            </w:r>
            <w:r w:rsidRPr="006A2C84">
              <w:t>PC</w:t>
            </w:r>
            <w:r w:rsidRPr="006A2C84">
              <w:t>机一台</w:t>
            </w:r>
            <w:r w:rsidR="00092095">
              <w:rPr>
                <w:rFonts w:hint="eastAsia"/>
              </w:rPr>
              <w:t>(PC-PT)</w:t>
            </w:r>
            <w:ins w:id="162" w:author="D T" w:date="2019-11-17T20:47:00Z">
              <w:r w:rsidR="003B5141">
                <w:rPr>
                  <w:rFonts w:hint="eastAsia"/>
                </w:rPr>
                <w:t>，</w:t>
              </w:r>
            </w:ins>
            <w:ins w:id="163" w:author="D T" w:date="2019-11-17T20:49:00Z">
              <w:r w:rsidR="003B5141">
                <w:rPr>
                  <w:rFonts w:hint="eastAsia"/>
                </w:rPr>
                <w:t>Cisco</w:t>
              </w:r>
              <w:r w:rsidR="003B5141">
                <w:t xml:space="preserve"> </w:t>
              </w:r>
              <w:r w:rsidR="003B5141">
                <w:rPr>
                  <w:rFonts w:hint="eastAsia"/>
                </w:rPr>
                <w:t>Packet</w:t>
              </w:r>
              <w:r w:rsidR="003B5141">
                <w:t xml:space="preserve"> </w:t>
              </w:r>
              <w:r w:rsidR="003B5141">
                <w:rPr>
                  <w:rFonts w:hint="eastAsia"/>
                </w:rPr>
                <w:t>Tracer</w:t>
              </w:r>
              <w:r w:rsidR="003B5141">
                <w:rPr>
                  <w:rFonts w:hint="eastAsia"/>
                </w:rPr>
                <w:t>（</w:t>
              </w:r>
              <w:r w:rsidR="003B5141">
                <w:rPr>
                  <w:rFonts w:hint="eastAsia"/>
                </w:rPr>
                <w:t>Version</w:t>
              </w:r>
            </w:ins>
            <w:ins w:id="164" w:author="D T" w:date="2019-11-17T20:50:00Z">
              <w:r w:rsidR="003B5141">
                <w:rPr>
                  <w:rFonts w:hint="eastAsia"/>
                </w:rPr>
                <w:t>：</w:t>
              </w:r>
              <w:r w:rsidR="003B5141">
                <w:rPr>
                  <w:rFonts w:hint="eastAsia"/>
                </w:rPr>
                <w:t>7</w:t>
              </w:r>
              <w:r w:rsidR="003B5141">
                <w:t>.2.0</w:t>
              </w:r>
            </w:ins>
            <w:ins w:id="165" w:author="D T" w:date="2019-11-17T20:49:00Z">
              <w:r w:rsidR="003B5141">
                <w:rPr>
                  <w:rFonts w:hint="eastAsia"/>
                </w:rPr>
                <w:t>）</w:t>
              </w:r>
            </w:ins>
          </w:p>
        </w:tc>
      </w:tr>
      <w:tr w:rsidR="006A2C84" w:rsidRPr="008F047D" w14:paraId="6639B2CA" w14:textId="77777777" w:rsidTr="00371B3E">
        <w:trPr>
          <w:trHeight w:val="1124"/>
          <w:trPrChange w:id="166" w:author="D T" w:date="2019-11-19T00:15:00Z">
            <w:trPr>
              <w:trHeight w:val="1833"/>
            </w:trPr>
          </w:trPrChange>
        </w:trPr>
        <w:tc>
          <w:tcPr>
            <w:tcW w:w="8642" w:type="dxa"/>
            <w:gridSpan w:val="2"/>
            <w:tcPrChange w:id="167" w:author="D T" w:date="2019-11-19T00:15:00Z">
              <w:tcPr>
                <w:tcW w:w="8540" w:type="dxa"/>
                <w:gridSpan w:val="2"/>
              </w:tcPr>
            </w:tcPrChange>
          </w:tcPr>
          <w:p w14:paraId="645FA27B" w14:textId="77777777" w:rsidR="006A2C84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实验过程、步骤（可另附页、使用网络拓扑图等辅助说明）及结果：</w:t>
            </w:r>
          </w:p>
          <w:p w14:paraId="43E92A77" w14:textId="3CDEAB90" w:rsidR="006A2C84" w:rsidRPr="006A2C84" w:rsidRDefault="006A2C84" w:rsidP="00065D71">
            <w:pPr>
              <w:pPrChange w:id="168" w:author="D T" w:date="2019-11-19T00:11:00Z">
                <w:pPr>
                  <w:ind w:right="240"/>
                </w:pPr>
              </w:pPrChange>
            </w:pPr>
            <w:r w:rsidRPr="006A2C84">
              <w:rPr>
                <w:rFonts w:hint="eastAsia"/>
              </w:rPr>
              <w:t>新建拓扑，选择</w:t>
            </w:r>
            <w:r w:rsidRPr="006A2C84">
              <w:t>console</w:t>
            </w:r>
            <w:r w:rsidRPr="006A2C84">
              <w:t>线连接交换机和</w:t>
            </w:r>
            <w:r w:rsidRPr="006A2C84">
              <w:t>PC</w:t>
            </w:r>
            <w:r w:rsidRPr="006A2C84">
              <w:t>，一端接交换机的</w:t>
            </w:r>
            <w:r w:rsidRPr="006A2C84">
              <w:t>console</w:t>
            </w:r>
            <w:r w:rsidRPr="006A2C84">
              <w:t>口，一端接</w:t>
            </w:r>
            <w:r w:rsidRPr="006A2C84">
              <w:t>PC</w:t>
            </w:r>
            <w:r w:rsidRPr="006A2C84">
              <w:t>的</w:t>
            </w:r>
            <w:r w:rsidRPr="00065D71">
              <w:rPr>
                <w:rPrChange w:id="169" w:author="D T" w:date="2019-11-19T00:11:00Z">
                  <w:rPr/>
                </w:rPrChange>
              </w:rPr>
              <w:t>RS 232</w:t>
            </w:r>
            <w:r w:rsidRPr="006A2C84">
              <w:t xml:space="preserve"> </w:t>
            </w:r>
            <w:r w:rsidRPr="006A2C84">
              <w:t>口（异步</w:t>
            </w:r>
            <w:del w:id="170" w:author="D T" w:date="2019-11-19T00:10:00Z">
              <w:r w:rsidRPr="006A2C84" w:rsidDel="00065D71">
                <w:delText xml:space="preserve"> </w:delText>
              </w:r>
            </w:del>
            <w:r w:rsidRPr="006A2C84">
              <w:t>传输标准接口）</w:t>
            </w:r>
            <w:r w:rsidR="00D31A8A">
              <w:rPr>
                <w:rFonts w:hint="eastAsia"/>
              </w:rPr>
              <w:t>。</w:t>
            </w:r>
          </w:p>
          <w:p w14:paraId="630EF2A4" w14:textId="5E5161A2" w:rsidR="006A2C84" w:rsidRDefault="006A2C84" w:rsidP="00D31A8A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1B5CF0" wp14:editId="6095182F">
                  <wp:extent cx="4318403" cy="1908083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987" cy="192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9FC16" w14:textId="77777777" w:rsidR="006A2C84" w:rsidRPr="00065D71" w:rsidRDefault="006A2C84" w:rsidP="00092095">
            <w:pPr>
              <w:pStyle w:val="2"/>
              <w:ind w:right="240"/>
              <w:rPr>
                <w:rFonts w:ascii="宋体" w:hAnsi="宋体"/>
                <w:rPrChange w:id="171" w:author="D T" w:date="2019-11-19T00:12:00Z">
                  <w:rPr/>
                </w:rPrChange>
              </w:rPr>
            </w:pPr>
            <w:r w:rsidRPr="00065D71">
              <w:rPr>
                <w:rFonts w:ascii="宋体" w:hAnsi="宋体" w:hint="eastAsia"/>
                <w:rPrChange w:id="172" w:author="D T" w:date="2019-11-19T00:12:00Z">
                  <w:rPr>
                    <w:rFonts w:hint="eastAsia"/>
                  </w:rPr>
                </w:rPrChange>
              </w:rPr>
              <w:t>模式切换</w:t>
            </w:r>
            <w:r w:rsidRPr="00065D71">
              <w:rPr>
                <w:rFonts w:ascii="宋体" w:hAnsi="宋体"/>
                <w:rPrChange w:id="173" w:author="D T" w:date="2019-11-19T00:12:00Z">
                  <w:rPr/>
                </w:rPrChange>
              </w:rPr>
              <w:t xml:space="preserve"> </w:t>
            </w:r>
          </w:p>
          <w:p w14:paraId="1DDE1FB6" w14:textId="21B82F71" w:rsidR="006A2C84" w:rsidRDefault="006A2C84" w:rsidP="00065D71">
            <w:pPr>
              <w:pPrChange w:id="174" w:author="D T" w:date="2019-11-19T00:12:00Z">
                <w:pPr>
                  <w:ind w:right="240"/>
                </w:pPr>
              </w:pPrChange>
            </w:pPr>
            <w:r w:rsidRPr="006A2C84">
              <w:t xml:space="preserve">1. </w:t>
            </w:r>
            <w:r w:rsidRPr="006A2C84">
              <w:t>用户模式提示符为</w:t>
            </w:r>
            <w:r w:rsidRPr="006A2C84">
              <w:t>switch&gt;</w:t>
            </w:r>
            <w:del w:id="175" w:author="D T" w:date="2019-11-17T20:40:00Z">
              <w:r w:rsidRPr="006A2C84" w:rsidDel="00AB3865">
                <w:delText xml:space="preserve"> </w:delText>
              </w:r>
            </w:del>
            <w:r w:rsidRPr="006A2C84">
              <w:t>:</w:t>
            </w:r>
            <w:del w:id="176" w:author="D T" w:date="2019-11-17T20:40:00Z">
              <w:r w:rsidRPr="006A2C84" w:rsidDel="00AB3865">
                <w:delText xml:space="preserve"> </w:delText>
              </w:r>
            </w:del>
            <w:r w:rsidRPr="006A2C84">
              <w:t>进入交换机后得到的第一个操作模式</w:t>
            </w:r>
            <w:ins w:id="177" w:author="D T" w:date="2019-11-17T20:40:00Z">
              <w:r w:rsidR="00AB3865">
                <w:rPr>
                  <w:rFonts w:hint="eastAsia"/>
                </w:rPr>
                <w:t>，</w:t>
              </w:r>
            </w:ins>
            <w:del w:id="178" w:author="D T" w:date="2019-11-17T20:40:00Z">
              <w:r w:rsidRPr="006A2C84" w:rsidDel="00AB3865">
                <w:delText>，</w:delText>
              </w:r>
            </w:del>
            <w:r w:rsidRPr="006A2C84">
              <w:t>该模式</w:t>
            </w:r>
            <w:r w:rsidRPr="006A2C84">
              <w:lastRenderedPageBreak/>
              <w:t>下可以简单查看交换机</w:t>
            </w:r>
            <w:del w:id="179" w:author="D T" w:date="2019-11-17T20:40:00Z">
              <w:r w:rsidRPr="006A2C84" w:rsidDel="00AB3865">
                <w:delText xml:space="preserve"> </w:delText>
              </w:r>
            </w:del>
            <w:r w:rsidRPr="006A2C84">
              <w:t>的软、硬件版本信息</w:t>
            </w:r>
            <w:ins w:id="180" w:author="D T" w:date="2019-11-17T20:40:00Z">
              <w:r w:rsidR="00AB3865">
                <w:rPr>
                  <w:rFonts w:hint="eastAsia"/>
                </w:rPr>
                <w:t>，</w:t>
              </w:r>
            </w:ins>
            <w:del w:id="181" w:author="D T" w:date="2019-11-17T20:40:00Z">
              <w:r w:rsidRPr="006A2C84" w:rsidDel="00AB3865">
                <w:delText>，</w:delText>
              </w:r>
            </w:del>
            <w:r w:rsidRPr="006A2C84">
              <w:t>并进行简单的测试。</w:t>
            </w:r>
            <w:r w:rsidRPr="006A2C84">
              <w:t xml:space="preserve"> </w:t>
            </w:r>
          </w:p>
          <w:p w14:paraId="7D32737C" w14:textId="77777777" w:rsidR="006A2C84" w:rsidRDefault="006A2C84" w:rsidP="00065D71">
            <w:pPr>
              <w:pPrChange w:id="182" w:author="D T" w:date="2019-11-19T00:12:00Z">
                <w:pPr>
                  <w:ind w:right="240"/>
                </w:pPr>
              </w:pPrChange>
            </w:pPr>
            <w:r w:rsidRPr="006A2C84">
              <w:t xml:space="preserve">2. </w:t>
            </w:r>
            <w:r w:rsidRPr="001968B3">
              <w:rPr>
                <w:b/>
                <w:bCs/>
              </w:rPr>
              <w:t>特权模式</w:t>
            </w:r>
            <w:r w:rsidRPr="006A2C84">
              <w:t>提示符为</w:t>
            </w:r>
            <w:r w:rsidRPr="006A2C84">
              <w:t>switch#</w:t>
            </w:r>
            <w:del w:id="183" w:author="D T" w:date="2019-11-17T20:40:00Z">
              <w:r w:rsidRPr="006A2C84" w:rsidDel="00AB3865">
                <w:delText xml:space="preserve"> </w:delText>
              </w:r>
            </w:del>
            <w:r w:rsidRPr="006A2C84">
              <w:t>:</w:t>
            </w:r>
            <w:del w:id="184" w:author="D T" w:date="2019-11-17T20:40:00Z">
              <w:r w:rsidRPr="006A2C84" w:rsidDel="00AB3865">
                <w:delText xml:space="preserve"> </w:delText>
              </w:r>
            </w:del>
            <w:r w:rsidRPr="006A2C84">
              <w:t>由用户模式进入的下一级模式，该模式下可以对交换机的配置文件进</w:t>
            </w:r>
            <w:del w:id="185" w:author="D T" w:date="2019-11-17T20:40:00Z">
              <w:r w:rsidRPr="006A2C84" w:rsidDel="00AB3865">
                <w:delText xml:space="preserve"> </w:delText>
              </w:r>
            </w:del>
            <w:r w:rsidRPr="006A2C84">
              <w:t>行管理，查看交换机的配置信息，进行网络的测试和调试等。</w:t>
            </w:r>
            <w:del w:id="186" w:author="D T" w:date="2019-11-17T20:40:00Z">
              <w:r w:rsidRPr="006A2C84" w:rsidDel="00AB3865">
                <w:delText xml:space="preserve"> </w:delText>
              </w:r>
            </w:del>
          </w:p>
          <w:p w14:paraId="7DEBD819" w14:textId="36AC14FB" w:rsidR="006A2C84" w:rsidRDefault="006A2C84" w:rsidP="00065D71">
            <w:pPr>
              <w:pPrChange w:id="187" w:author="D T" w:date="2019-11-19T00:12:00Z">
                <w:pPr>
                  <w:ind w:right="240"/>
                </w:pPr>
              </w:pPrChange>
            </w:pPr>
            <w:r w:rsidRPr="006A2C84">
              <w:t xml:space="preserve">3. </w:t>
            </w:r>
            <w:r w:rsidRPr="006A2C84">
              <w:t>全局模式提示符为</w:t>
            </w:r>
            <w:r w:rsidRPr="006A2C84">
              <w:t>switch(con</w:t>
            </w:r>
            <w:r w:rsidR="00E47027">
              <w:rPr>
                <w:rFonts w:hint="eastAsia"/>
              </w:rPr>
              <w:t>f</w:t>
            </w:r>
            <w:r w:rsidR="00E47027">
              <w:t>i</w:t>
            </w:r>
            <w:r w:rsidRPr="006A2C84">
              <w:t>g)#</w:t>
            </w:r>
            <w:del w:id="188" w:author="D T" w:date="2019-11-17T20:40:00Z">
              <w:r w:rsidRPr="006A2C84" w:rsidDel="00AB3865">
                <w:delText xml:space="preserve"> </w:delText>
              </w:r>
            </w:del>
            <w:r w:rsidRPr="006A2C84">
              <w:t>:</w:t>
            </w:r>
            <w:del w:id="189" w:author="D T" w:date="2019-11-17T20:40:00Z">
              <w:r w:rsidRPr="006A2C84" w:rsidDel="00AB3865">
                <w:delText xml:space="preserve"> </w:delText>
              </w:r>
            </w:del>
            <w:r w:rsidRPr="006A2C84">
              <w:t>属于特权模式的下一级模式，该模式下可以配置交换机的全局性参数（如主机名、登录信息等）。在该模式下可以进入下一级的配置模式，对交换机具体的功</w:t>
            </w:r>
            <w:del w:id="190" w:author="D T" w:date="2019-11-17T20:40:00Z">
              <w:r w:rsidRPr="006A2C84" w:rsidDel="00AB3865">
                <w:delText xml:space="preserve"> </w:delText>
              </w:r>
            </w:del>
            <w:r w:rsidRPr="006A2C84">
              <w:t>能进行</w:t>
            </w:r>
            <w:r w:rsidRPr="006A2C84">
              <w:rPr>
                <w:rFonts w:hint="eastAsia"/>
              </w:rPr>
              <w:t>配置。</w:t>
            </w:r>
            <w:del w:id="191" w:author="D T" w:date="2019-11-17T20:40:00Z">
              <w:r w:rsidRPr="006A2C84" w:rsidDel="00AB3865">
                <w:delText xml:space="preserve"> </w:delText>
              </w:r>
            </w:del>
          </w:p>
          <w:p w14:paraId="3F2256A4" w14:textId="0709B650" w:rsidR="00AB3865" w:rsidRPr="006A2C84" w:rsidRDefault="006A2C84" w:rsidP="00065D71">
            <w:pPr>
              <w:rPr>
                <w:rFonts w:hint="eastAsia"/>
              </w:rPr>
              <w:pPrChange w:id="192" w:author="D T" w:date="2019-11-19T00:12:00Z">
                <w:pPr>
                  <w:ind w:right="240"/>
                </w:pPr>
              </w:pPrChange>
            </w:pPr>
            <w:r w:rsidRPr="006A2C84">
              <w:t xml:space="preserve">4. </w:t>
            </w:r>
            <w:r w:rsidRPr="006A2C84">
              <w:t>端口模式提示符为</w:t>
            </w:r>
            <w:del w:id="193" w:author="D T" w:date="2019-11-17T20:40:00Z">
              <w:r w:rsidRPr="006A2C84" w:rsidDel="00AB3865">
                <w:delText xml:space="preserve"> </w:delText>
              </w:r>
            </w:del>
            <w:r w:rsidRPr="006A2C84">
              <w:t>switch(con</w:t>
            </w:r>
            <w:r w:rsidR="00E47027">
              <w:rPr>
                <w:rFonts w:hint="eastAsia"/>
              </w:rPr>
              <w:t>f</w:t>
            </w:r>
            <w:r w:rsidR="00E47027">
              <w:t>ig</w:t>
            </w:r>
            <w:r w:rsidRPr="006A2C84">
              <w:t>-if)#</w:t>
            </w:r>
            <w:del w:id="194" w:author="D T" w:date="2019-11-17T20:40:00Z">
              <w:r w:rsidRPr="006A2C84" w:rsidDel="00AB3865">
                <w:delText xml:space="preserve"> </w:delText>
              </w:r>
            </w:del>
            <w:r w:rsidRPr="006A2C84">
              <w:t>:</w:t>
            </w:r>
            <w:del w:id="195" w:author="D T" w:date="2019-11-17T20:40:00Z">
              <w:r w:rsidRPr="006A2C84" w:rsidDel="00AB3865">
                <w:delText xml:space="preserve"> </w:delText>
              </w:r>
            </w:del>
            <w:r w:rsidRPr="006A2C84">
              <w:t>属于全局模式的下一级模式，该模式下可以对</w:t>
            </w:r>
            <w:r w:rsidRPr="001968B3">
              <w:rPr>
                <w:b/>
                <w:bCs/>
              </w:rPr>
              <w:t>交换机的端口进行参数配置</w:t>
            </w:r>
            <w:r w:rsidRPr="006A2C84">
              <w:t>。</w:t>
            </w:r>
          </w:p>
          <w:p w14:paraId="4A8FC31A" w14:textId="5B5D523D" w:rsidR="00B96B55" w:rsidRDefault="00065D71" w:rsidP="00065D71">
            <w:pPr>
              <w:pPrChange w:id="196" w:author="D T" w:date="2019-11-19T00:12:00Z">
                <w:pPr>
                  <w:ind w:right="240"/>
                </w:pPr>
              </w:pPrChange>
            </w:pPr>
            <w:ins w:id="197" w:author="D T" w:date="2019-11-19T00:12:00Z">
              <w:r>
                <w:t xml:space="preserve">5. </w:t>
              </w:r>
            </w:ins>
            <w:r w:rsidR="006A2C84" w:rsidRPr="006A2C84">
              <w:t>enable</w:t>
            </w:r>
            <w:del w:id="198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命令从用户模式进入特权模式</w:t>
            </w:r>
            <w:del w:id="199" w:author="D T" w:date="2019-11-17T20:31:00Z">
              <w:r w:rsidR="001968B3" w:rsidDel="004F343A">
                <w:rPr>
                  <w:rFonts w:hint="eastAsia"/>
                </w:rPr>
                <w:delText>,</w:delText>
              </w:r>
            </w:del>
            <w:ins w:id="200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="006A2C84" w:rsidRPr="006A2C84">
              <w:t>configure terminal</w:t>
            </w:r>
            <w:r w:rsidR="006A2C84" w:rsidRPr="006A2C84">
              <w:t>命令从特权模式进入全局配置模式</w:t>
            </w:r>
            <w:del w:id="201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使用</w:t>
            </w:r>
            <w:del w:id="202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interface</w:t>
            </w:r>
            <w:del w:id="203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命令进入接口配置模式</w:t>
            </w:r>
            <w:del w:id="204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使用</w:t>
            </w:r>
            <w:del w:id="205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exit</w:t>
            </w:r>
            <w:del w:id="206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命令退回上一级操作模式</w:t>
            </w:r>
            <w:del w:id="207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使用</w:t>
            </w:r>
            <w:del w:id="208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end</w:t>
            </w:r>
            <w:del w:id="209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命令直接退回特权模式</w:t>
            </w:r>
          </w:p>
          <w:p w14:paraId="66BECDB5" w14:textId="152AD98B" w:rsidR="006A2C84" w:rsidRDefault="006A2C84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0A4186" wp14:editId="7010210C">
                  <wp:extent cx="4203361" cy="4043445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538" cy="405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70724" w14:textId="324BEC95" w:rsidR="006A2C84" w:rsidRPr="00092095" w:rsidRDefault="006A2C84" w:rsidP="00065D71">
            <w:pPr>
              <w:pStyle w:val="2"/>
              <w:pPrChange w:id="210" w:author="D T" w:date="2019-11-19T00:12:00Z">
                <w:pPr>
                  <w:pStyle w:val="2"/>
                  <w:ind w:right="240"/>
                </w:pPr>
              </w:pPrChange>
            </w:pPr>
            <w:r w:rsidRPr="00092095">
              <w:rPr>
                <w:rFonts w:hint="eastAsia"/>
              </w:rPr>
              <w:t>命令行基本功能</w:t>
            </w:r>
          </w:p>
          <w:p w14:paraId="19B11134" w14:textId="2747FAEA" w:rsidR="006A2C84" w:rsidRDefault="006A2C84" w:rsidP="00065D71">
            <w:pPr>
              <w:pPrChange w:id="211" w:author="D T" w:date="2019-11-19T00:12:00Z">
                <w:pPr>
                  <w:ind w:right="240"/>
                </w:pPr>
              </w:pPrChange>
            </w:pPr>
            <w:r w:rsidRPr="006A2C84">
              <w:t xml:space="preserve">1. </w:t>
            </w:r>
            <w:r w:rsidRPr="006A2C84">
              <w:t>使用</w:t>
            </w:r>
            <w:r w:rsidRPr="006A2C84">
              <w:t>tab</w:t>
            </w:r>
            <w:r w:rsidRPr="006A2C84">
              <w:t>键补齐命令</w:t>
            </w:r>
            <w:del w:id="212" w:author="D T" w:date="2019-11-17T20:41:00Z">
              <w:r w:rsidRPr="006A2C84" w:rsidDel="009028E4">
                <w:delText xml:space="preserve"> </w:delText>
              </w:r>
            </w:del>
          </w:p>
          <w:p w14:paraId="1429C06A" w14:textId="189500AF" w:rsidR="006A2C84" w:rsidRDefault="006A2C84" w:rsidP="00065D71">
            <w:pPr>
              <w:pPrChange w:id="213" w:author="D T" w:date="2019-11-19T00:12:00Z">
                <w:pPr>
                  <w:ind w:right="240"/>
                </w:pPr>
              </w:pPrChange>
            </w:pPr>
            <w:r w:rsidRPr="006A2C84">
              <w:lastRenderedPageBreak/>
              <w:t xml:space="preserve">2. </w:t>
            </w:r>
            <w:r w:rsidRPr="006A2C84">
              <w:t>使用？显示当前模式下所有以</w:t>
            </w:r>
            <w:r w:rsidRPr="006A2C84">
              <w:t>“con”</w:t>
            </w:r>
            <w:r w:rsidRPr="006A2C84">
              <w:t>开头的命令</w:t>
            </w:r>
            <w:del w:id="214" w:author="D T" w:date="2019-11-17T20:41:00Z">
              <w:r w:rsidRPr="006A2C84" w:rsidDel="009028E4">
                <w:delText xml:space="preserve"> </w:delText>
              </w:r>
            </w:del>
          </w:p>
          <w:p w14:paraId="52B86A80" w14:textId="61B008DA" w:rsidR="006A2C84" w:rsidRDefault="006A2C84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316DED" wp14:editId="4303F778">
                  <wp:extent cx="3599459" cy="3453418"/>
                  <wp:effectExtent l="0" t="0" r="127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784" cy="349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06B03" w14:textId="77777777" w:rsidR="005548AD" w:rsidRDefault="005548AD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</w:p>
          <w:p w14:paraId="3C3A3298" w14:textId="77777777" w:rsidR="005548AD" w:rsidRDefault="005548AD" w:rsidP="00065D71">
            <w:pPr>
              <w:pPrChange w:id="215" w:author="D T" w:date="2019-11-19T00:13:00Z">
                <w:pPr>
                  <w:ind w:right="240"/>
                </w:pPr>
              </w:pPrChange>
            </w:pPr>
            <w:r w:rsidRPr="006A2C84">
              <w:t xml:space="preserve">3. </w:t>
            </w:r>
            <w:r w:rsidRPr="006A2C84">
              <w:t>使用命令的简写</w:t>
            </w:r>
            <w:del w:id="216" w:author="D T" w:date="2019-11-17T20:41:00Z">
              <w:r w:rsidRPr="006A2C84" w:rsidDel="009028E4">
                <w:delText xml:space="preserve"> </w:delText>
              </w:r>
            </w:del>
          </w:p>
          <w:p w14:paraId="1FB3CD9C" w14:textId="0F71A579" w:rsidR="005548AD" w:rsidDel="009028E4" w:rsidRDefault="005548AD" w:rsidP="00065D71">
            <w:pPr>
              <w:rPr>
                <w:del w:id="217" w:author="D T" w:date="2019-11-17T20:41:00Z"/>
              </w:rPr>
              <w:pPrChange w:id="218" w:author="D T" w:date="2019-11-19T00:13:00Z">
                <w:pPr>
                  <w:ind w:right="240"/>
                </w:pPr>
              </w:pPrChange>
            </w:pPr>
            <w:r w:rsidRPr="006A2C84">
              <w:t xml:space="preserve">4. </w:t>
            </w:r>
            <w:r w:rsidRPr="006A2C84">
              <w:t>使用快捷键</w:t>
            </w:r>
            <w:r w:rsidRPr="006A2C84">
              <w:t>“</w:t>
            </w:r>
            <w:proofErr w:type="spellStart"/>
            <w:r w:rsidRPr="006A2C84">
              <w:t>Ctrl+Z</w:t>
            </w:r>
            <w:proofErr w:type="spellEnd"/>
            <w:r w:rsidRPr="006A2C84">
              <w:t>”</w:t>
            </w:r>
            <w:r w:rsidRPr="006A2C84">
              <w:t>可以直接退回到特权模式</w:t>
            </w:r>
          </w:p>
          <w:p w14:paraId="15E5CADB" w14:textId="77777777" w:rsidR="009028E4" w:rsidRDefault="009028E4" w:rsidP="00065D71">
            <w:pPr>
              <w:rPr>
                <w:ins w:id="219" w:author="D T" w:date="2019-11-17T20:41:00Z"/>
              </w:rPr>
              <w:pPrChange w:id="220" w:author="D T" w:date="2019-11-19T00:13:00Z">
                <w:pPr>
                  <w:ind w:right="240"/>
                </w:pPr>
              </w:pPrChange>
            </w:pPr>
          </w:p>
          <w:p w14:paraId="7BE93243" w14:textId="77777777" w:rsidR="005548AD" w:rsidRPr="005548AD" w:rsidRDefault="005548AD">
            <w:pPr>
              <w:ind w:right="240"/>
              <w:jc w:val="both"/>
              <w:rPr>
                <w:rFonts w:ascii="宋体" w:hAnsi="宋体"/>
                <w:szCs w:val="24"/>
              </w:rPr>
              <w:pPrChange w:id="221" w:author="D T" w:date="2019-11-17T20:41:00Z">
                <w:pPr/>
              </w:pPrChange>
            </w:pPr>
          </w:p>
          <w:p w14:paraId="647E8E59" w14:textId="5D26276F" w:rsidR="006A2C84" w:rsidRDefault="006A2C84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75E7DA" wp14:editId="07D3C16C">
                  <wp:extent cx="3847514" cy="3686315"/>
                  <wp:effectExtent l="0" t="0" r="63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31" cy="3711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3A2E5" w14:textId="3B4CEF4D" w:rsidR="005548AD" w:rsidDel="00065D71" w:rsidRDefault="005548AD" w:rsidP="00065D71">
            <w:pPr>
              <w:rPr>
                <w:del w:id="222" w:author="D T" w:date="2019-11-19T00:13:00Z"/>
              </w:rPr>
              <w:pPrChange w:id="223" w:author="D T" w:date="2019-11-19T00:13:00Z">
                <w:pPr>
                  <w:ind w:right="240"/>
                  <w:jc w:val="center"/>
                </w:pPr>
              </w:pPrChange>
            </w:pPr>
          </w:p>
          <w:p w14:paraId="11853B16" w14:textId="3F3873DD" w:rsidR="005548AD" w:rsidDel="00065D71" w:rsidRDefault="005548AD" w:rsidP="00065D71">
            <w:pPr>
              <w:rPr>
                <w:del w:id="224" w:author="D T" w:date="2019-11-19T00:13:00Z"/>
                <w:rFonts w:hint="eastAsia"/>
              </w:rPr>
              <w:pPrChange w:id="225" w:author="D T" w:date="2019-11-19T00:13:00Z">
                <w:pPr>
                  <w:ind w:right="240"/>
                  <w:jc w:val="center"/>
                </w:pPr>
              </w:pPrChange>
            </w:pPr>
          </w:p>
          <w:p w14:paraId="73C1B9F4" w14:textId="2628E61F" w:rsidR="005548AD" w:rsidDel="00065D71" w:rsidRDefault="005548AD" w:rsidP="00065D71">
            <w:pPr>
              <w:rPr>
                <w:del w:id="226" w:author="D T" w:date="2019-11-19T00:13:00Z"/>
                <w:rFonts w:hint="eastAsia"/>
              </w:rPr>
              <w:pPrChange w:id="227" w:author="D T" w:date="2019-11-19T00:13:00Z">
                <w:pPr>
                  <w:ind w:right="240"/>
                  <w:jc w:val="center"/>
                </w:pPr>
              </w:pPrChange>
            </w:pPr>
          </w:p>
          <w:p w14:paraId="1FE18C89" w14:textId="3A672483" w:rsidR="006A2C84" w:rsidRDefault="006A2C84" w:rsidP="00065D71">
            <w:pPr>
              <w:pPrChange w:id="228" w:author="D T" w:date="2019-11-19T00:13:00Z">
                <w:pPr>
                  <w:ind w:right="240"/>
                </w:pPr>
              </w:pPrChange>
            </w:pPr>
            <w:r w:rsidRPr="006A2C84">
              <w:rPr>
                <w:rFonts w:hint="eastAsia"/>
              </w:rPr>
              <w:t>在交换机特权模式下执行</w:t>
            </w:r>
            <w:r w:rsidRPr="006A2C84">
              <w:t xml:space="preserve">ping 1.1.1.1 </w:t>
            </w:r>
            <w:r w:rsidRPr="006A2C84">
              <w:t>命令，发现不能</w:t>
            </w:r>
            <w:r w:rsidRPr="006A2C84">
              <w:t xml:space="preserve"> ping </w:t>
            </w:r>
            <w:proofErr w:type="gramStart"/>
            <w:r w:rsidRPr="006A2C84">
              <w:t>通目标</w:t>
            </w:r>
            <w:proofErr w:type="gramEnd"/>
            <w:r w:rsidRPr="006A2C84">
              <w:t>地址，交换机默认情况下需要发送</w:t>
            </w:r>
            <w:r w:rsidRPr="006A2C84">
              <w:t>5</w:t>
            </w:r>
            <w:r w:rsidRPr="006A2C84">
              <w:t>个数据包，如不想等到</w:t>
            </w:r>
            <w:r w:rsidRPr="006A2C84">
              <w:t>5</w:t>
            </w:r>
            <w:r w:rsidRPr="006A2C84">
              <w:t>个数据包均不能</w:t>
            </w:r>
            <w:r w:rsidRPr="006A2C84">
              <w:t xml:space="preserve">ping </w:t>
            </w:r>
            <w:proofErr w:type="gramStart"/>
            <w:r w:rsidRPr="006A2C84">
              <w:t>通目标</w:t>
            </w:r>
            <w:proofErr w:type="gramEnd"/>
            <w:r w:rsidRPr="006A2C84">
              <w:t>地址的反馈出现</w:t>
            </w:r>
            <w:del w:id="229" w:author="D T" w:date="2019-11-17T20:31:00Z">
              <w:r w:rsidR="00961A46" w:rsidDel="004F343A">
                <w:rPr>
                  <w:rFonts w:hint="eastAsia"/>
                </w:rPr>
                <w:delText>,</w:delText>
              </w:r>
            </w:del>
            <w:ins w:id="230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Pr="006A2C84">
              <w:t>可在数据包未发</w:t>
            </w:r>
            <w:r w:rsidR="00961A46">
              <w:rPr>
                <w:rFonts w:hint="eastAsia"/>
              </w:rPr>
              <w:t>出</w:t>
            </w:r>
            <w:r w:rsidR="00961A46">
              <w:rPr>
                <w:rFonts w:hint="eastAsia"/>
              </w:rPr>
              <w:t>5</w:t>
            </w:r>
            <w:r w:rsidRPr="006A2C84">
              <w:t>个之前通过执行快捷键</w:t>
            </w:r>
            <w:r w:rsidRPr="006A2C84">
              <w:t>“</w:t>
            </w:r>
            <w:proofErr w:type="spellStart"/>
            <w:r w:rsidRPr="006A2C84">
              <w:t>Ctrl+C</w:t>
            </w:r>
            <w:proofErr w:type="spellEnd"/>
            <w:r w:rsidRPr="006A2C84">
              <w:t>”</w:t>
            </w:r>
            <w:r w:rsidRPr="006A2C84">
              <w:t>终止当前操作。</w:t>
            </w:r>
          </w:p>
          <w:p w14:paraId="529188AA" w14:textId="77777777" w:rsidR="005548AD" w:rsidRDefault="005548AD" w:rsidP="005548AD">
            <w:pPr>
              <w:ind w:right="240"/>
              <w:jc w:val="center"/>
              <w:rPr>
                <w:noProof/>
              </w:rPr>
            </w:pPr>
          </w:p>
          <w:p w14:paraId="2AD93405" w14:textId="2D7091AE" w:rsidR="006A2C84" w:rsidRDefault="004C556D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55E3D0" wp14:editId="6FC9D801">
                  <wp:extent cx="4453525" cy="1287194"/>
                  <wp:effectExtent l="0" t="0" r="4445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132" t="8655" r="9306" b="3371"/>
                          <a:stretch/>
                        </pic:blipFill>
                        <pic:spPr bwMode="auto">
                          <a:xfrm>
                            <a:off x="0" y="0"/>
                            <a:ext cx="4476492" cy="1293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AD6BE5" w14:textId="34F4199E" w:rsidR="006A2C84" w:rsidRPr="00065D71" w:rsidRDefault="004C556D" w:rsidP="00065D71">
            <w:pPr>
              <w:pStyle w:val="2"/>
              <w:rPr>
                <w:rPrChange w:id="231" w:author="D T" w:date="2019-11-19T00:13:00Z">
                  <w:rPr>
                    <w:rFonts w:ascii="黑体" w:eastAsia="黑体" w:hAnsi="黑体"/>
                  </w:rPr>
                </w:rPrChange>
              </w:rPr>
              <w:pPrChange w:id="232" w:author="D T" w:date="2019-11-19T00:13:00Z">
                <w:pPr>
                  <w:pStyle w:val="2"/>
                  <w:ind w:right="240"/>
                </w:pPr>
              </w:pPrChange>
            </w:pPr>
            <w:r w:rsidRPr="00065D71">
              <w:rPr>
                <w:rFonts w:hint="eastAsia"/>
                <w:rPrChange w:id="233" w:author="D T" w:date="2019-11-19T00:13:00Z">
                  <w:rPr>
                    <w:rFonts w:ascii="黑体" w:eastAsia="黑体" w:hAnsi="黑体" w:hint="eastAsia"/>
                  </w:rPr>
                </w:rPrChange>
              </w:rPr>
              <w:t>配置交换机名称和每日提醒信息</w:t>
            </w:r>
          </w:p>
          <w:p w14:paraId="4D817BF0" w14:textId="77777777" w:rsidR="004C556D" w:rsidRDefault="004C556D" w:rsidP="00065D71">
            <w:pPr>
              <w:pPrChange w:id="234" w:author="D T" w:date="2019-11-19T00:13:00Z">
                <w:pPr>
                  <w:ind w:right="240"/>
                </w:pPr>
              </w:pPrChange>
            </w:pPr>
            <w:r w:rsidRPr="004C556D">
              <w:t xml:space="preserve">1. </w:t>
            </w:r>
            <w:r w:rsidRPr="004C556D">
              <w:t>使用</w:t>
            </w:r>
            <w:r w:rsidRPr="004C556D">
              <w:t xml:space="preserve"> hostname </w:t>
            </w:r>
            <w:r w:rsidRPr="004C556D">
              <w:t>命令更改交换机的名称</w:t>
            </w:r>
            <w:r w:rsidRPr="004C556D">
              <w:t xml:space="preserve"> </w:t>
            </w:r>
          </w:p>
          <w:p w14:paraId="3D11265B" w14:textId="21F095E0" w:rsidR="006A2C84" w:rsidRDefault="004C556D" w:rsidP="00065D71">
            <w:pPr>
              <w:pPrChange w:id="235" w:author="D T" w:date="2019-11-19T00:13:00Z">
                <w:pPr>
                  <w:ind w:right="240"/>
                </w:pPr>
              </w:pPrChange>
            </w:pPr>
            <w:r w:rsidRPr="004C556D">
              <w:t xml:space="preserve">2. </w:t>
            </w:r>
            <w:r w:rsidRPr="004C556D">
              <w:t>使用</w:t>
            </w:r>
            <w:r w:rsidRPr="004C556D">
              <w:t xml:space="preserve"> banner </w:t>
            </w:r>
            <w:r w:rsidRPr="004C556D">
              <w:t>命令设置交换机的每日提示信息</w:t>
            </w:r>
            <w:del w:id="236" w:author="D T" w:date="2019-11-17T20:31:00Z">
              <w:r w:rsidR="00961A46" w:rsidDel="004F343A">
                <w:rPr>
                  <w:rFonts w:hint="eastAsia"/>
                </w:rPr>
                <w:delText>,</w:delText>
              </w:r>
            </w:del>
            <w:ins w:id="237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Pr="004C556D">
              <w:t>参数</w:t>
            </w:r>
            <w:r w:rsidRPr="004C556D">
              <w:t xml:space="preserve"> </w:t>
            </w:r>
            <w:proofErr w:type="spellStart"/>
            <w:r w:rsidRPr="004C556D">
              <w:t>motd</w:t>
            </w:r>
            <w:proofErr w:type="spellEnd"/>
            <w:r w:rsidRPr="004C556D">
              <w:t xml:space="preserve"> </w:t>
            </w:r>
            <w:r w:rsidRPr="004C556D">
              <w:t>指定以哪个字符为信息的结束符</w:t>
            </w:r>
          </w:p>
          <w:p w14:paraId="4B801EB3" w14:textId="77777777" w:rsidR="005548AD" w:rsidRDefault="005548AD" w:rsidP="00B96B55">
            <w:pPr>
              <w:ind w:right="240"/>
              <w:rPr>
                <w:noProof/>
              </w:rPr>
            </w:pPr>
          </w:p>
          <w:p w14:paraId="55F935B1" w14:textId="20CF4B15" w:rsidR="006A2C84" w:rsidRDefault="004C556D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67F566" wp14:editId="75678E69">
                  <wp:extent cx="4410222" cy="145600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753" t="990" r="6695" b="69719"/>
                          <a:stretch/>
                        </pic:blipFill>
                        <pic:spPr bwMode="auto">
                          <a:xfrm>
                            <a:off x="0" y="0"/>
                            <a:ext cx="4417781" cy="1458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8DAFD3" w14:textId="27BBA7FF" w:rsidR="006A2C84" w:rsidRPr="008D7919" w:rsidRDefault="004C556D" w:rsidP="008D7919">
            <w:pPr>
              <w:pStyle w:val="2"/>
              <w:rPr>
                <w:rPrChange w:id="238" w:author="D T" w:date="2019-11-19T00:14:00Z">
                  <w:rPr>
                    <w:rFonts w:ascii="黑体" w:eastAsia="黑体" w:hAnsi="黑体"/>
                  </w:rPr>
                </w:rPrChange>
              </w:rPr>
              <w:pPrChange w:id="239" w:author="D T" w:date="2019-11-19T00:14:00Z">
                <w:pPr>
                  <w:pStyle w:val="2"/>
                  <w:ind w:right="240"/>
                </w:pPr>
              </w:pPrChange>
            </w:pPr>
            <w:r w:rsidRPr="008D7919">
              <w:rPr>
                <w:rFonts w:hint="eastAsia"/>
                <w:rPrChange w:id="240" w:author="D T" w:date="2019-11-19T00:14:00Z">
                  <w:rPr>
                    <w:rFonts w:ascii="黑体" w:eastAsia="黑体" w:hAnsi="黑体" w:hint="eastAsia"/>
                  </w:rPr>
                </w:rPrChange>
              </w:rPr>
              <w:t>配置接口状态</w:t>
            </w:r>
          </w:p>
          <w:p w14:paraId="2C4035BD" w14:textId="77777777" w:rsidR="004C556D" w:rsidRDefault="004C556D" w:rsidP="008D7919">
            <w:pPr>
              <w:pPrChange w:id="241" w:author="D T" w:date="2019-11-19T00:14:00Z">
                <w:pPr>
                  <w:ind w:right="240"/>
                </w:pPr>
              </w:pPrChange>
            </w:pPr>
            <w:r w:rsidRPr="004C556D">
              <w:t xml:space="preserve">1. </w:t>
            </w:r>
            <w:r w:rsidRPr="004C556D">
              <w:t>进入端口</w:t>
            </w:r>
            <w:del w:id="242" w:author="D T" w:date="2019-11-17T20:42:00Z">
              <w:r w:rsidRPr="004C556D" w:rsidDel="00F53BF1">
                <w:delText xml:space="preserve"> </w:delText>
              </w:r>
            </w:del>
            <w:r w:rsidRPr="004C556D">
              <w:t>F0/1</w:t>
            </w:r>
            <w:del w:id="243" w:author="D T" w:date="2019-11-17T20:42:00Z">
              <w:r w:rsidRPr="004C556D" w:rsidDel="00F53BF1">
                <w:delText xml:space="preserve"> </w:delText>
              </w:r>
            </w:del>
            <w:r w:rsidRPr="004C556D">
              <w:t>的配置模式</w:t>
            </w:r>
            <w:del w:id="244" w:author="D T" w:date="2019-11-17T20:42:00Z">
              <w:r w:rsidRPr="004C556D" w:rsidDel="00F53BF1">
                <w:delText xml:space="preserve"> </w:delText>
              </w:r>
            </w:del>
          </w:p>
          <w:p w14:paraId="42DD5F11" w14:textId="77777777" w:rsidR="004C556D" w:rsidRDefault="004C556D" w:rsidP="008D7919">
            <w:pPr>
              <w:pPrChange w:id="245" w:author="D T" w:date="2019-11-19T00:14:00Z">
                <w:pPr>
                  <w:ind w:right="240"/>
                </w:pPr>
              </w:pPrChange>
            </w:pPr>
            <w:r w:rsidRPr="004C556D">
              <w:t xml:space="preserve">2. </w:t>
            </w:r>
            <w:r w:rsidRPr="004C556D">
              <w:t>配置端口速率为</w:t>
            </w:r>
            <w:del w:id="246" w:author="D T" w:date="2019-11-17T20:42:00Z">
              <w:r w:rsidRPr="004C556D" w:rsidDel="00F53BF1">
                <w:delText xml:space="preserve"> </w:delText>
              </w:r>
            </w:del>
            <w:r w:rsidRPr="004C556D">
              <w:t>10M</w:t>
            </w:r>
            <w:del w:id="247" w:author="D T" w:date="2019-11-17T20:42:00Z">
              <w:r w:rsidRPr="004C556D" w:rsidDel="00F53BF1">
                <w:delText xml:space="preserve"> </w:delText>
              </w:r>
            </w:del>
          </w:p>
          <w:p w14:paraId="05A593B2" w14:textId="77777777" w:rsidR="004C556D" w:rsidRDefault="004C556D" w:rsidP="008D7919">
            <w:pPr>
              <w:pPrChange w:id="248" w:author="D T" w:date="2019-11-19T00:14:00Z">
                <w:pPr>
                  <w:ind w:right="240"/>
                </w:pPr>
              </w:pPrChange>
            </w:pPr>
            <w:r w:rsidRPr="004C556D">
              <w:t xml:space="preserve">3. </w:t>
            </w:r>
            <w:r w:rsidRPr="004C556D">
              <w:t>配置端口的双工模式为半双工</w:t>
            </w:r>
            <w:del w:id="249" w:author="D T" w:date="2019-11-17T20:42:00Z">
              <w:r w:rsidRPr="004C556D" w:rsidDel="00F53BF1">
                <w:delText xml:space="preserve"> </w:delText>
              </w:r>
            </w:del>
          </w:p>
          <w:p w14:paraId="2772C0EB" w14:textId="77777777" w:rsidR="004C556D" w:rsidRDefault="004C556D" w:rsidP="008D7919">
            <w:pPr>
              <w:pPrChange w:id="250" w:author="D T" w:date="2019-11-19T00:14:00Z">
                <w:pPr>
                  <w:ind w:right="240"/>
                </w:pPr>
              </w:pPrChange>
            </w:pPr>
            <w:r w:rsidRPr="004C556D">
              <w:t xml:space="preserve">4. </w:t>
            </w:r>
            <w:r w:rsidRPr="004C556D">
              <w:t>开启端口，使端口转发数据。交换机端口默认已经开启</w:t>
            </w:r>
            <w:del w:id="251" w:author="D T" w:date="2019-11-17T20:42:00Z">
              <w:r w:rsidRPr="004C556D" w:rsidDel="00F53BF1">
                <w:delText>。</w:delText>
              </w:r>
              <w:r w:rsidRPr="004C556D" w:rsidDel="00F53BF1">
                <w:delText xml:space="preserve"> </w:delText>
              </w:r>
            </w:del>
          </w:p>
          <w:p w14:paraId="5A9F1A67" w14:textId="3C1FB515" w:rsidR="006A2C84" w:rsidDel="008D7919" w:rsidRDefault="004C556D" w:rsidP="008D7919">
            <w:pPr>
              <w:rPr>
                <w:del w:id="252" w:author="D T" w:date="2019-11-19T00:14:00Z"/>
              </w:rPr>
              <w:pPrChange w:id="253" w:author="D T" w:date="2019-11-19T00:14:00Z">
                <w:pPr>
                  <w:ind w:right="240"/>
                </w:pPr>
              </w:pPrChange>
            </w:pPr>
            <w:r w:rsidRPr="004C556D">
              <w:t xml:space="preserve">5. </w:t>
            </w:r>
            <w:r w:rsidRPr="004C556D">
              <w:t>配置端口的描述信息，可作为提示</w:t>
            </w:r>
            <w:del w:id="254" w:author="D T" w:date="2019-11-17T20:42:00Z">
              <w:r w:rsidRPr="004C556D" w:rsidDel="00F53BF1">
                <w:delText>。</w:delText>
              </w:r>
            </w:del>
          </w:p>
          <w:p w14:paraId="29EEE90C" w14:textId="050200B5" w:rsidR="006A2C84" w:rsidRDefault="004C556D" w:rsidP="008D7919">
            <w:pPr>
              <w:rPr>
                <w:rFonts w:ascii="宋体" w:hAnsi="宋体"/>
                <w:szCs w:val="24"/>
              </w:rPr>
              <w:pPrChange w:id="255" w:author="D T" w:date="2019-11-19T00:14:00Z">
                <w:pPr>
                  <w:ind w:right="240"/>
                  <w:jc w:val="center"/>
                </w:pPr>
              </w:pPrChange>
            </w:pPr>
            <w:del w:id="256" w:author="D T" w:date="2019-11-17T20:43:00Z">
              <w:r w:rsidDel="006377D7">
                <w:rPr>
                  <w:noProof/>
                </w:rPr>
                <w:drawing>
                  <wp:inline distT="0" distB="0" distL="0" distR="0" wp14:anchorId="5BE6B596" wp14:editId="7CFD0A73">
                    <wp:extent cx="4378325" cy="1695866"/>
                    <wp:effectExtent l="0" t="0" r="3175" b="0"/>
                    <wp:docPr id="14" name="图片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8"/>
                            <a:srcRect l="-3023" b="602"/>
                            <a:stretch/>
                          </pic:blipFill>
                          <pic:spPr bwMode="auto">
                            <a:xfrm>
                              <a:off x="0" y="0"/>
                              <a:ext cx="4382785" cy="169759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20373C0" w14:textId="77777777" w:rsidR="004C556D" w:rsidRPr="008D7919" w:rsidRDefault="004C556D" w:rsidP="008D7919">
            <w:pPr>
              <w:pStyle w:val="2"/>
              <w:rPr>
                <w:rPrChange w:id="257" w:author="D T" w:date="2019-11-19T00:14:00Z">
                  <w:rPr>
                    <w:rFonts w:ascii="黑体" w:eastAsia="黑体" w:hAnsi="黑体"/>
                  </w:rPr>
                </w:rPrChange>
              </w:rPr>
              <w:pPrChange w:id="258" w:author="D T" w:date="2019-11-19T00:14:00Z">
                <w:pPr>
                  <w:pStyle w:val="2"/>
                  <w:ind w:right="240"/>
                </w:pPr>
              </w:pPrChange>
            </w:pPr>
            <w:r w:rsidRPr="008D7919">
              <w:rPr>
                <w:rFonts w:hint="eastAsia"/>
                <w:rPrChange w:id="259" w:author="D T" w:date="2019-11-19T00:14:00Z">
                  <w:rPr>
                    <w:rFonts w:ascii="黑体" w:eastAsia="黑体" w:hAnsi="黑体" w:hint="eastAsia"/>
                  </w:rPr>
                </w:rPrChange>
              </w:rPr>
              <w:lastRenderedPageBreak/>
              <w:t>查看交换机的系统和配置信息</w:t>
            </w:r>
            <w:r w:rsidRPr="008D7919">
              <w:rPr>
                <w:rPrChange w:id="260" w:author="D T" w:date="2019-11-19T00:14:00Z">
                  <w:rPr>
                    <w:rFonts w:ascii="黑体" w:eastAsia="黑体" w:hAnsi="黑体"/>
                  </w:rPr>
                </w:rPrChange>
              </w:rPr>
              <w:t xml:space="preserve"> </w:t>
            </w:r>
          </w:p>
          <w:p w14:paraId="6943169D" w14:textId="77777777" w:rsidR="004C556D" w:rsidRDefault="004C556D" w:rsidP="008D7919">
            <w:pPr>
              <w:pPrChange w:id="261" w:author="D T" w:date="2019-11-19T00:14:00Z">
                <w:pPr>
                  <w:ind w:right="240"/>
                </w:pPr>
              </w:pPrChange>
            </w:pPr>
            <w:r w:rsidRPr="004C556D">
              <w:t xml:space="preserve">1. </w:t>
            </w:r>
            <w:r w:rsidRPr="004C556D">
              <w:t>查看交换机的系统信息</w:t>
            </w:r>
            <w:r w:rsidRPr="004C556D">
              <w:t xml:space="preserve"> </w:t>
            </w:r>
          </w:p>
          <w:p w14:paraId="7918D4CC" w14:textId="77777777" w:rsidR="004C556D" w:rsidRDefault="004C556D" w:rsidP="008D7919">
            <w:pPr>
              <w:pPrChange w:id="262" w:author="D T" w:date="2019-11-19T00:14:00Z">
                <w:pPr>
                  <w:ind w:right="240"/>
                </w:pPr>
              </w:pPrChange>
            </w:pPr>
            <w:r w:rsidRPr="004C556D">
              <w:t xml:space="preserve">2. </w:t>
            </w:r>
            <w:r w:rsidRPr="004C556D">
              <w:t>交换机的描述信息（型号等）</w:t>
            </w:r>
            <w:r w:rsidRPr="004C556D">
              <w:t xml:space="preserve"> </w:t>
            </w:r>
          </w:p>
          <w:p w14:paraId="043FA7F9" w14:textId="77777777" w:rsidR="004C556D" w:rsidRDefault="004C556D" w:rsidP="008D7919">
            <w:pPr>
              <w:pPrChange w:id="263" w:author="D T" w:date="2019-11-19T00:14:00Z">
                <w:pPr>
                  <w:ind w:right="240"/>
                </w:pPr>
              </w:pPrChange>
            </w:pPr>
            <w:r w:rsidRPr="004C556D">
              <w:t xml:space="preserve">3. </w:t>
            </w:r>
            <w:r w:rsidRPr="004C556D">
              <w:t>设备的硬件版本信息</w:t>
            </w:r>
            <w:r w:rsidRPr="004C556D">
              <w:t xml:space="preserve"> </w:t>
            </w:r>
          </w:p>
          <w:p w14:paraId="54834A79" w14:textId="77777777" w:rsidR="004C556D" w:rsidRDefault="004C556D" w:rsidP="008D7919">
            <w:pPr>
              <w:pPrChange w:id="264" w:author="D T" w:date="2019-11-19T00:14:00Z">
                <w:pPr>
                  <w:ind w:right="240"/>
                </w:pPr>
              </w:pPrChange>
            </w:pPr>
            <w:r w:rsidRPr="004C556D">
              <w:t xml:space="preserve">4. </w:t>
            </w:r>
            <w:r w:rsidRPr="004C556D">
              <w:t>操作系统版本信息</w:t>
            </w:r>
            <w:r w:rsidRPr="004C556D">
              <w:t xml:space="preserve"> </w:t>
            </w:r>
          </w:p>
          <w:p w14:paraId="0CEFD216" w14:textId="77777777" w:rsidR="004C556D" w:rsidRDefault="004C556D" w:rsidP="008D7919">
            <w:pPr>
              <w:pPrChange w:id="265" w:author="D T" w:date="2019-11-19T00:14:00Z">
                <w:pPr>
                  <w:ind w:right="240"/>
                </w:pPr>
              </w:pPrChange>
            </w:pPr>
            <w:r w:rsidRPr="004C556D">
              <w:t xml:space="preserve">5. </w:t>
            </w:r>
            <w:r w:rsidRPr="004C556D">
              <w:t>查看交换机的配置信息</w:t>
            </w:r>
            <w:r w:rsidRPr="004C556D">
              <w:t xml:space="preserve"> </w:t>
            </w:r>
          </w:p>
          <w:p w14:paraId="4D6F3D69" w14:textId="4BCCDAB9" w:rsidR="006A2C84" w:rsidDel="006377D7" w:rsidRDefault="004C556D" w:rsidP="008D7919">
            <w:pPr>
              <w:rPr>
                <w:del w:id="266" w:author="D T" w:date="2019-11-17T20:43:00Z"/>
              </w:rPr>
              <w:pPrChange w:id="267" w:author="D T" w:date="2019-11-19T00:14:00Z">
                <w:pPr>
                  <w:ind w:right="240"/>
                </w:pPr>
              </w:pPrChange>
            </w:pPr>
            <w:r w:rsidRPr="004C556D">
              <w:t xml:space="preserve">6. </w:t>
            </w:r>
            <w:r w:rsidRPr="004C556D">
              <w:t>保存配置</w:t>
            </w:r>
          </w:p>
          <w:p w14:paraId="3F93CCFF" w14:textId="77777777" w:rsidR="006A2C84" w:rsidRDefault="006A2C84" w:rsidP="008D7919">
            <w:pPr>
              <w:pPrChange w:id="268" w:author="D T" w:date="2019-11-19T00:14:00Z">
                <w:pPr>
                  <w:ind w:right="240"/>
                </w:pPr>
              </w:pPrChange>
            </w:pPr>
          </w:p>
          <w:p w14:paraId="242C2309" w14:textId="1286D60A" w:rsidR="006A2C84" w:rsidDel="006377D7" w:rsidRDefault="004C556D" w:rsidP="00B96B55">
            <w:pPr>
              <w:ind w:right="240"/>
              <w:rPr>
                <w:del w:id="269" w:author="D T" w:date="2019-11-17T20:43:00Z"/>
                <w:rFonts w:ascii="宋体" w:hAnsi="宋体"/>
                <w:szCs w:val="24"/>
              </w:rPr>
            </w:pPr>
            <w:del w:id="270" w:author="D T" w:date="2019-11-17T20:43:00Z">
              <w:r w:rsidDel="006377D7">
                <w:rPr>
                  <w:noProof/>
                </w:rPr>
                <w:drawing>
                  <wp:inline distT="0" distB="0" distL="0" distR="0" wp14:anchorId="7B0BFFD3" wp14:editId="59CE05A3">
                    <wp:extent cx="4537771" cy="3818965"/>
                    <wp:effectExtent l="0" t="0" r="0" b="0"/>
                    <wp:docPr id="16" name="图片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9"/>
                            <a:srcRect l="1576" r="12388" b="3200"/>
                            <a:stretch/>
                          </pic:blipFill>
                          <pic:spPr bwMode="auto">
                            <a:xfrm>
                              <a:off x="0" y="0"/>
                              <a:ext cx="4537822" cy="38190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3890584B" w14:textId="77777777" w:rsidR="006377D7" w:rsidRDefault="006377D7" w:rsidP="00B96B55">
            <w:pPr>
              <w:ind w:right="240"/>
              <w:rPr>
                <w:ins w:id="271" w:author="D T" w:date="2019-11-17T20:43:00Z"/>
                <w:noProof/>
              </w:rPr>
            </w:pPr>
          </w:p>
          <w:p w14:paraId="4C48E649" w14:textId="3C0D19D3" w:rsidR="006A2C84" w:rsidRDefault="004C556D">
            <w:pPr>
              <w:ind w:right="240"/>
              <w:jc w:val="center"/>
              <w:rPr>
                <w:rFonts w:ascii="宋体" w:hAnsi="宋体"/>
                <w:szCs w:val="24"/>
              </w:rPr>
              <w:pPrChange w:id="272" w:author="D T" w:date="2019-11-17T20:43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7942096E" wp14:editId="410F1C77">
                  <wp:extent cx="4102100" cy="23114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47" t="2836" r="20178" b="3302"/>
                          <a:stretch/>
                        </pic:blipFill>
                        <pic:spPr bwMode="auto">
                          <a:xfrm>
                            <a:off x="0" y="0"/>
                            <a:ext cx="4102100" cy="2311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2F92C1" w14:textId="77777777" w:rsidR="004C556D" w:rsidRPr="008D7919" w:rsidRDefault="004C556D" w:rsidP="008D7919">
            <w:pPr>
              <w:pStyle w:val="2"/>
              <w:rPr>
                <w:rPrChange w:id="273" w:author="D T" w:date="2019-11-19T00:14:00Z">
                  <w:rPr/>
                </w:rPrChange>
              </w:rPr>
              <w:pPrChange w:id="274" w:author="D T" w:date="2019-11-19T00:14:00Z">
                <w:pPr>
                  <w:pStyle w:val="2"/>
                  <w:ind w:right="240"/>
                </w:pPr>
              </w:pPrChange>
            </w:pPr>
            <w:r w:rsidRPr="008D7919">
              <w:rPr>
                <w:rFonts w:hint="eastAsia"/>
                <w:rPrChange w:id="275" w:author="D T" w:date="2019-11-19T00:14:00Z">
                  <w:rPr>
                    <w:rFonts w:hint="eastAsia"/>
                  </w:rPr>
                </w:rPrChange>
              </w:rPr>
              <w:t>注意事项</w:t>
            </w:r>
            <w:r w:rsidRPr="008D7919">
              <w:rPr>
                <w:rPrChange w:id="276" w:author="D T" w:date="2019-11-19T00:14:00Z">
                  <w:rPr/>
                </w:rPrChange>
              </w:rPr>
              <w:t xml:space="preserve"> </w:t>
            </w:r>
          </w:p>
          <w:p w14:paraId="12B91B02" w14:textId="2F998CBA" w:rsidR="002C3F02" w:rsidRDefault="004C556D" w:rsidP="008D7919">
            <w:pPr>
              <w:pPrChange w:id="277" w:author="D T" w:date="2019-11-19T00:14:00Z">
                <w:pPr>
                  <w:ind w:right="240"/>
                </w:pPr>
              </w:pPrChange>
            </w:pPr>
            <w:r w:rsidRPr="004C556D">
              <w:t>1.</w:t>
            </w:r>
            <w:del w:id="278" w:author="D T" w:date="2019-11-17T20:44:00Z">
              <w:r w:rsidRPr="004C556D" w:rsidDel="006377D7">
                <w:delText xml:space="preserve"> </w:delText>
              </w:r>
            </w:del>
            <w:r w:rsidRPr="004C556D">
              <w:t>命令行操作进行自动补齐或命令简写时，要求所简写的字母必须能够惟一</w:t>
            </w:r>
            <w:proofErr w:type="gramStart"/>
            <w:r w:rsidRPr="004C556D">
              <w:t>区别该命</w:t>
            </w:r>
            <w:proofErr w:type="gramEnd"/>
            <w:del w:id="279" w:author="D T" w:date="2019-11-17T20:44:00Z">
              <w:r w:rsidRPr="004C556D" w:rsidDel="006377D7">
                <w:delText xml:space="preserve"> </w:delText>
              </w:r>
            </w:del>
            <w:r w:rsidRPr="004C556D">
              <w:t>令。如</w:t>
            </w:r>
            <w:del w:id="280" w:author="D T" w:date="2019-11-17T20:44:00Z">
              <w:r w:rsidRPr="004C556D" w:rsidDel="006377D7">
                <w:delText xml:space="preserve"> </w:delText>
              </w:r>
            </w:del>
            <w:proofErr w:type="spellStart"/>
            <w:r w:rsidRPr="004C556D">
              <w:t>switch#conf</w:t>
            </w:r>
            <w:proofErr w:type="spellEnd"/>
            <w:del w:id="281" w:author="D T" w:date="2019-11-17T20:44:00Z">
              <w:r w:rsidRPr="004C556D" w:rsidDel="006377D7">
                <w:delText xml:space="preserve"> </w:delText>
              </w:r>
            </w:del>
            <w:r w:rsidRPr="004C556D">
              <w:t>可以代表</w:t>
            </w:r>
            <w:del w:id="282" w:author="D T" w:date="2019-11-17T20:44:00Z">
              <w:r w:rsidRPr="004C556D" w:rsidDel="006377D7">
                <w:delText xml:space="preserve"> </w:delText>
              </w:r>
            </w:del>
            <w:r w:rsidRPr="004C556D">
              <w:t>con</w:t>
            </w:r>
            <w:r w:rsidR="002C3F02">
              <w:t>fi</w:t>
            </w:r>
            <w:r w:rsidRPr="004C556D">
              <w:t>gure</w:t>
            </w:r>
            <w:r w:rsidRPr="004C556D">
              <w:t>，但</w:t>
            </w:r>
            <w:del w:id="283" w:author="D T" w:date="2019-11-17T20:44:00Z">
              <w:r w:rsidRPr="004C556D" w:rsidDel="006377D7">
                <w:delText xml:space="preserve"> </w:delText>
              </w:r>
            </w:del>
            <w:proofErr w:type="spellStart"/>
            <w:r w:rsidRPr="004C556D">
              <w:t>switch#co</w:t>
            </w:r>
            <w:proofErr w:type="spellEnd"/>
            <w:del w:id="284" w:author="D T" w:date="2019-11-17T20:44:00Z">
              <w:r w:rsidRPr="004C556D" w:rsidDel="006377D7">
                <w:delText xml:space="preserve"> </w:delText>
              </w:r>
            </w:del>
            <w:r w:rsidRPr="004C556D">
              <w:t>无法代表</w:t>
            </w:r>
            <w:r w:rsidRPr="004C556D">
              <w:t xml:space="preserve"> con</w:t>
            </w:r>
            <w:r w:rsidR="002C3F02">
              <w:rPr>
                <w:rFonts w:hint="eastAsia"/>
              </w:rPr>
              <w:t>fi</w:t>
            </w:r>
            <w:r w:rsidRPr="004C556D">
              <w:t>gure</w:t>
            </w:r>
            <w:r w:rsidRPr="004C556D">
              <w:t>，因为</w:t>
            </w:r>
            <w:del w:id="285" w:author="D T" w:date="2019-11-17T20:45:00Z">
              <w:r w:rsidRPr="004C556D" w:rsidDel="00260DA9">
                <w:delText xml:space="preserve"> </w:delText>
              </w:r>
            </w:del>
            <w:r w:rsidRPr="004C556D">
              <w:t>co</w:t>
            </w:r>
            <w:del w:id="286" w:author="D T" w:date="2019-11-17T20:45:00Z">
              <w:r w:rsidRPr="004C556D" w:rsidDel="00260DA9">
                <w:delText xml:space="preserve"> </w:delText>
              </w:r>
            </w:del>
            <w:r w:rsidRPr="004C556D">
              <w:t>开头</w:t>
            </w:r>
            <w:del w:id="287" w:author="D T" w:date="2019-11-17T20:45:00Z">
              <w:r w:rsidRPr="004C556D" w:rsidDel="00260DA9">
                <w:delText xml:space="preserve"> </w:delText>
              </w:r>
            </w:del>
            <w:r w:rsidRPr="004C556D">
              <w:t>的命令有两</w:t>
            </w:r>
            <w:del w:id="288" w:author="D T" w:date="2019-11-17T20:45:00Z">
              <w:r w:rsidRPr="004C556D" w:rsidDel="00260DA9">
                <w:delText xml:space="preserve"> </w:delText>
              </w:r>
            </w:del>
            <w:proofErr w:type="gramStart"/>
            <w:r w:rsidRPr="004C556D">
              <w:t>个</w:t>
            </w:r>
            <w:proofErr w:type="gramEnd"/>
            <w:del w:id="289" w:author="D T" w:date="2019-11-17T20:45:00Z">
              <w:r w:rsidRPr="004C556D" w:rsidDel="00260DA9">
                <w:delText xml:space="preserve"> </w:delText>
              </w:r>
            </w:del>
            <w:r w:rsidRPr="004C556D">
              <w:t>copy</w:t>
            </w:r>
            <w:del w:id="290" w:author="D T" w:date="2019-11-17T20:45:00Z">
              <w:r w:rsidRPr="004C556D" w:rsidDel="00260DA9">
                <w:delText xml:space="preserve"> </w:delText>
              </w:r>
            </w:del>
            <w:r w:rsidRPr="004C556D">
              <w:t>和</w:t>
            </w:r>
            <w:del w:id="291" w:author="D T" w:date="2019-11-17T20:45:00Z">
              <w:r w:rsidRPr="004C556D" w:rsidDel="00260DA9">
                <w:delText xml:space="preserve"> </w:delText>
              </w:r>
            </w:del>
            <w:r w:rsidRPr="004C556D">
              <w:t>con</w:t>
            </w:r>
            <w:r w:rsidR="002C3F02">
              <w:rPr>
                <w:rFonts w:hint="eastAsia"/>
              </w:rPr>
              <w:t>f</w:t>
            </w:r>
            <w:r w:rsidR="002C3F02">
              <w:t>i</w:t>
            </w:r>
            <w:r w:rsidRPr="004C556D">
              <w:t>gure</w:t>
            </w:r>
            <w:r w:rsidRPr="004C556D">
              <w:t>，设备无法区别</w:t>
            </w:r>
            <w:ins w:id="292" w:author="D T" w:date="2019-11-17T20:44:00Z">
              <w:r w:rsidR="006377D7">
                <w:rPr>
                  <w:rFonts w:hint="eastAsia"/>
                </w:rPr>
                <w:t>。</w:t>
              </w:r>
            </w:ins>
            <w:del w:id="293" w:author="D T" w:date="2019-11-17T20:44:00Z">
              <w:r w:rsidRPr="004C556D" w:rsidDel="006377D7">
                <w:delText>。</w:delText>
              </w:r>
            </w:del>
          </w:p>
          <w:p w14:paraId="6FC4B245" w14:textId="2020FA42" w:rsidR="004C556D" w:rsidRDefault="004C556D" w:rsidP="008D7919">
            <w:pPr>
              <w:pPrChange w:id="294" w:author="D T" w:date="2019-11-19T00:14:00Z">
                <w:pPr>
                  <w:ind w:right="240"/>
                </w:pPr>
              </w:pPrChange>
            </w:pPr>
            <w:r w:rsidRPr="004C556D">
              <w:t>2.</w:t>
            </w:r>
            <w:del w:id="295" w:author="D T" w:date="2019-11-17T20:45:00Z">
              <w:r w:rsidRPr="004C556D" w:rsidDel="00ED1E85">
                <w:delText xml:space="preserve"> </w:delText>
              </w:r>
            </w:del>
            <w:r w:rsidRPr="004C556D">
              <w:t>注意区别每个操作模式下可执行的命令种类。交换机不可以</w:t>
            </w:r>
            <w:proofErr w:type="gramStart"/>
            <w:r w:rsidRPr="004C556D">
              <w:t>跨模式</w:t>
            </w:r>
            <w:proofErr w:type="gramEnd"/>
            <w:r w:rsidRPr="004C556D">
              <w:t>执行命令。</w:t>
            </w:r>
            <w:del w:id="296" w:author="D T" w:date="2019-11-17T20:44:00Z">
              <w:r w:rsidRPr="004C556D" w:rsidDel="006377D7">
                <w:delText xml:space="preserve"> </w:delText>
              </w:r>
            </w:del>
          </w:p>
          <w:p w14:paraId="2C47D494" w14:textId="77777777" w:rsidR="004C556D" w:rsidRDefault="004C556D" w:rsidP="008D7919">
            <w:pPr>
              <w:pPrChange w:id="297" w:author="D T" w:date="2019-11-19T00:14:00Z">
                <w:pPr>
                  <w:ind w:right="240"/>
                </w:pPr>
              </w:pPrChange>
            </w:pPr>
            <w:r w:rsidRPr="004C556D">
              <w:t xml:space="preserve">3. </w:t>
            </w:r>
            <w:r w:rsidRPr="004C556D">
              <w:t>配置设备名称的有效字符是</w:t>
            </w:r>
            <w:del w:id="298" w:author="D T" w:date="2019-11-17T20:44:00Z">
              <w:r w:rsidRPr="004C556D" w:rsidDel="006377D7">
                <w:delText xml:space="preserve"> </w:delText>
              </w:r>
            </w:del>
            <w:r w:rsidRPr="004C556D">
              <w:t>22</w:t>
            </w:r>
            <w:del w:id="299" w:author="D T" w:date="2019-11-17T20:44:00Z">
              <w:r w:rsidRPr="004C556D" w:rsidDel="006377D7">
                <w:delText xml:space="preserve"> </w:delText>
              </w:r>
            </w:del>
            <w:proofErr w:type="gramStart"/>
            <w:r w:rsidRPr="004C556D">
              <w:t>个</w:t>
            </w:r>
            <w:proofErr w:type="gramEnd"/>
            <w:r w:rsidRPr="004C556D">
              <w:t>字节。</w:t>
            </w:r>
            <w:del w:id="300" w:author="D T" w:date="2019-11-17T20:45:00Z">
              <w:r w:rsidRPr="004C556D" w:rsidDel="00ED1E85">
                <w:delText xml:space="preserve"> </w:delText>
              </w:r>
            </w:del>
          </w:p>
          <w:p w14:paraId="1CD1E488" w14:textId="4C96B521" w:rsidR="004C556D" w:rsidRDefault="004C556D" w:rsidP="008D7919">
            <w:pPr>
              <w:pPrChange w:id="301" w:author="D T" w:date="2019-11-19T00:14:00Z">
                <w:pPr>
                  <w:ind w:right="240"/>
                </w:pPr>
              </w:pPrChange>
            </w:pPr>
            <w:r w:rsidRPr="004C556D">
              <w:t xml:space="preserve">4. </w:t>
            </w:r>
            <w:r w:rsidRPr="004C556D">
              <w:t>配置每日提示信息时，注意终止符不能在描述文本中出现。如果键入结束的终止符后仍然输入字符，则这些字符将被系</w:t>
            </w:r>
            <w:r w:rsidRPr="004C556D">
              <w:rPr>
                <w:rFonts w:hint="eastAsia"/>
              </w:rPr>
              <w:t>统丢弃。</w:t>
            </w:r>
            <w:del w:id="302" w:author="D T" w:date="2019-11-17T20:45:00Z">
              <w:r w:rsidRPr="004C556D" w:rsidDel="00ED1E85">
                <w:delText xml:space="preserve"> </w:delText>
              </w:r>
            </w:del>
          </w:p>
          <w:p w14:paraId="15D72366" w14:textId="035E5B02" w:rsidR="004C556D" w:rsidRDefault="004C556D" w:rsidP="008D7919">
            <w:pPr>
              <w:pPrChange w:id="303" w:author="D T" w:date="2019-11-19T00:14:00Z">
                <w:pPr>
                  <w:ind w:right="240"/>
                </w:pPr>
              </w:pPrChange>
            </w:pPr>
            <w:r w:rsidRPr="004C556D">
              <w:t xml:space="preserve">5. </w:t>
            </w:r>
            <w:r w:rsidRPr="004C556D">
              <w:t>交换机端口在默认情况下是开启的，</w:t>
            </w:r>
            <w:proofErr w:type="spellStart"/>
            <w:r w:rsidRPr="004C556D">
              <w:t>AdminStatus</w:t>
            </w:r>
            <w:proofErr w:type="spellEnd"/>
            <w:r w:rsidRPr="004C556D">
              <w:t xml:space="preserve"> </w:t>
            </w:r>
            <w:r w:rsidRPr="004C556D">
              <w:t>是</w:t>
            </w:r>
            <w:r w:rsidRPr="004C556D">
              <w:t>UP</w:t>
            </w:r>
            <w:r w:rsidRPr="004C556D">
              <w:t>状态，如果该端口没有实</w:t>
            </w:r>
            <w:del w:id="304" w:author="D T" w:date="2019-11-17T20:44:00Z">
              <w:r w:rsidRPr="004C556D" w:rsidDel="006377D7">
                <w:delText xml:space="preserve"> </w:delText>
              </w:r>
            </w:del>
            <w:r w:rsidRPr="004C556D">
              <w:t>际连接其他设</w:t>
            </w:r>
            <w:del w:id="305" w:author="D T" w:date="2019-11-17T20:44:00Z">
              <w:r w:rsidRPr="004C556D" w:rsidDel="006377D7">
                <w:delText xml:space="preserve"> </w:delText>
              </w:r>
            </w:del>
            <w:r w:rsidRPr="004C556D">
              <w:t>备，</w:t>
            </w:r>
            <w:proofErr w:type="spellStart"/>
            <w:r w:rsidRPr="004C556D">
              <w:t>OperStatus</w:t>
            </w:r>
            <w:proofErr w:type="spellEnd"/>
            <w:del w:id="306" w:author="D T" w:date="2019-11-17T20:44:00Z">
              <w:r w:rsidRPr="004C556D" w:rsidDel="006377D7">
                <w:delText xml:space="preserve"> </w:delText>
              </w:r>
            </w:del>
            <w:r w:rsidRPr="004C556D">
              <w:t>是</w:t>
            </w:r>
            <w:r w:rsidRPr="004C556D">
              <w:t>down</w:t>
            </w:r>
            <w:r w:rsidRPr="004C556D">
              <w:t>状态。</w:t>
            </w:r>
            <w:del w:id="307" w:author="D T" w:date="2019-11-17T20:44:00Z">
              <w:r w:rsidRPr="004C556D" w:rsidDel="006377D7">
                <w:delText xml:space="preserve"> </w:delText>
              </w:r>
            </w:del>
          </w:p>
          <w:p w14:paraId="6A2D4840" w14:textId="46CFB8A5" w:rsidR="006377D7" w:rsidRPr="00371B3E" w:rsidRDefault="004C556D" w:rsidP="00371B3E">
            <w:pPr>
              <w:rPr>
                <w:rFonts w:hint="eastAsia"/>
                <w:rPrChange w:id="308" w:author="D T" w:date="2019-11-19T00:15:00Z">
                  <w:rPr>
                    <w:rFonts w:ascii="宋体" w:hAnsi="宋体" w:hint="eastAsia"/>
                    <w:szCs w:val="24"/>
                  </w:rPr>
                </w:rPrChange>
              </w:rPr>
              <w:pPrChange w:id="309" w:author="D T" w:date="2019-11-19T00:15:00Z">
                <w:pPr>
                  <w:ind w:right="240"/>
                </w:pPr>
              </w:pPrChange>
            </w:pPr>
            <w:r w:rsidRPr="004C556D">
              <w:lastRenderedPageBreak/>
              <w:t>6.</w:t>
            </w:r>
            <w:del w:id="310" w:author="D T" w:date="2019-11-17T20:45:00Z">
              <w:r w:rsidRPr="004C556D" w:rsidDel="00ED1E85">
                <w:delText xml:space="preserve"> </w:delText>
              </w:r>
            </w:del>
            <w:r w:rsidRPr="004C556D">
              <w:t>show</w:t>
            </w:r>
            <w:ins w:id="311" w:author="D T" w:date="2019-11-17T20:45:00Z">
              <w:r w:rsidR="00ED1E85">
                <w:t xml:space="preserve"> </w:t>
              </w:r>
            </w:ins>
            <w:del w:id="312" w:author="D T" w:date="2019-11-17T20:45:00Z">
              <w:r w:rsidRPr="004C556D" w:rsidDel="00ED1E85">
                <w:delText xml:space="preserve"> </w:delText>
              </w:r>
            </w:del>
            <w:r w:rsidRPr="004C556D">
              <w:t>running-con</w:t>
            </w:r>
            <w:r w:rsidR="00674DB6">
              <w:t>fig</w:t>
            </w:r>
            <w:r w:rsidRPr="004C556D">
              <w:t xml:space="preserve"> </w:t>
            </w:r>
            <w:r w:rsidRPr="004C556D">
              <w:t>查看的是当前生效的配置信息</w:t>
            </w:r>
            <w:del w:id="313" w:author="D T" w:date="2019-11-17T20:31:00Z">
              <w:r w:rsidR="008340F5" w:rsidDel="004F343A">
                <w:rPr>
                  <w:rFonts w:hint="eastAsia"/>
                </w:rPr>
                <w:delText>,</w:delText>
              </w:r>
            </w:del>
            <w:ins w:id="314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Pr="004C556D">
              <w:t>该信息存储在</w:t>
            </w:r>
            <w:del w:id="315" w:author="D T" w:date="2019-11-17T20:45:00Z">
              <w:r w:rsidRPr="004C556D" w:rsidDel="00ED1E85">
                <w:delText xml:space="preserve"> </w:delText>
              </w:r>
            </w:del>
            <w:r w:rsidRPr="004C556D">
              <w:t>RAM</w:t>
            </w:r>
            <w:r w:rsidRPr="004C556D">
              <w:t>（随机存储</w:t>
            </w:r>
            <w:del w:id="316" w:author="D T" w:date="2019-11-19T00:15:00Z">
              <w:r w:rsidRPr="004C556D" w:rsidDel="00371B3E">
                <w:delText xml:space="preserve"> </w:delText>
              </w:r>
            </w:del>
            <w:r w:rsidRPr="004C556D">
              <w:t>器里），当交换机掉电</w:t>
            </w:r>
            <w:del w:id="317" w:author="D T" w:date="2019-11-17T20:31:00Z">
              <w:r w:rsidR="008340F5" w:rsidDel="004F343A">
                <w:rPr>
                  <w:rFonts w:hint="eastAsia"/>
                </w:rPr>
                <w:delText>,</w:delText>
              </w:r>
            </w:del>
            <w:ins w:id="318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Pr="004C556D">
              <w:t>重新启动时会重新生成新的配置信息。</w:t>
            </w:r>
          </w:p>
        </w:tc>
      </w:tr>
      <w:tr w:rsidR="006A2C84" w:rsidRPr="008F047D" w14:paraId="365754FB" w14:textId="77777777" w:rsidTr="008D7919">
        <w:trPr>
          <w:trHeight w:val="1130"/>
          <w:trPrChange w:id="319" w:author="D T" w:date="2019-11-19T00:14:00Z">
            <w:trPr>
              <w:trHeight w:val="1130"/>
            </w:trPr>
          </w:trPrChange>
        </w:trPr>
        <w:tc>
          <w:tcPr>
            <w:tcW w:w="8642" w:type="dxa"/>
            <w:gridSpan w:val="2"/>
            <w:tcPrChange w:id="320" w:author="D T" w:date="2019-11-19T00:14:00Z">
              <w:tcPr>
                <w:tcW w:w="8540" w:type="dxa"/>
                <w:gridSpan w:val="2"/>
              </w:tcPr>
            </w:tcPrChange>
          </w:tcPr>
          <w:p w14:paraId="4E8CCCAB" w14:textId="0BC26982" w:rsidR="006A2C84" w:rsidRDefault="006A2C84" w:rsidP="00B96B55">
            <w:pPr>
              <w:ind w:right="240"/>
              <w:rPr>
                <w:ins w:id="321" w:author="D T" w:date="2019-11-17T20:45:00Z"/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实验总结（遇到的问题及解决办法、体会）：</w:t>
            </w:r>
          </w:p>
          <w:p w14:paraId="3C5662C3" w14:textId="77777777" w:rsidR="009B11FB" w:rsidRDefault="009B11FB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067398FE" w14:textId="5917B811" w:rsidR="008712B0" w:rsidRDefault="008F22E3" w:rsidP="008D7919">
            <w:pPr>
              <w:rPr>
                <w:ins w:id="322" w:author="D T" w:date="2019-11-17T20:45:00Z"/>
              </w:rPr>
              <w:pPrChange w:id="323" w:author="D T" w:date="2019-11-19T00:14:00Z">
                <w:pPr>
                  <w:ind w:right="240"/>
                </w:pPr>
              </w:pPrChange>
            </w:pPr>
            <w:r>
              <w:rPr>
                <w:rFonts w:hint="eastAsia"/>
              </w:rPr>
              <w:t>本实验主要是通过交换机的配置</w:t>
            </w:r>
            <w:del w:id="324" w:author="D T" w:date="2019-11-17T20:31:00Z">
              <w:r w:rsidDel="004F343A">
                <w:rPr>
                  <w:rFonts w:hint="eastAsia"/>
                </w:rPr>
                <w:delText>,</w:delText>
              </w:r>
            </w:del>
            <w:ins w:id="325" w:author="D T" w:date="2019-11-17T20:31:00Z">
              <w:r w:rsidR="004F343A">
                <w:rPr>
                  <w:rFonts w:hint="eastAsia"/>
                </w:rPr>
                <w:t>，</w:t>
              </w:r>
            </w:ins>
            <w:r>
              <w:rPr>
                <w:rFonts w:hint="eastAsia"/>
              </w:rPr>
              <w:t>教会我们思科这个软件的基本使用方法</w:t>
            </w:r>
            <w:r w:rsidR="003C151F">
              <w:rPr>
                <w:rFonts w:hint="eastAsia"/>
              </w:rPr>
              <w:t>.</w:t>
            </w:r>
            <w:r w:rsidR="008712B0" w:rsidRPr="008712B0">
              <w:rPr>
                <w:rFonts w:hint="eastAsia"/>
                <w:szCs w:val="21"/>
              </w:rPr>
              <w:t xml:space="preserve"> </w:t>
            </w:r>
            <w:r w:rsidR="008712B0" w:rsidRPr="008712B0">
              <w:rPr>
                <w:rFonts w:hint="eastAsia"/>
              </w:rPr>
              <w:t>内容主要为交换机的基本配置，熟悉交换机上各种不同的配置模式以及如何在配置模式间切换，使用命令进行基</w:t>
            </w:r>
            <w:r w:rsidR="008712B0" w:rsidRPr="008712B0">
              <w:rPr>
                <w:rFonts w:hint="eastAsia"/>
              </w:rPr>
              <w:t xml:space="preserve"> </w:t>
            </w:r>
            <w:r w:rsidR="008712B0" w:rsidRPr="008712B0">
              <w:rPr>
                <w:rFonts w:hint="eastAsia"/>
              </w:rPr>
              <w:t>本的配置，并熟悉命令行界面的操作技巧。并使用各种帮助信息。</w:t>
            </w:r>
          </w:p>
          <w:p w14:paraId="7DFD4D39" w14:textId="77777777" w:rsidR="009B11FB" w:rsidRDefault="009B11FB" w:rsidP="008D7919">
            <w:pPr>
              <w:pPrChange w:id="326" w:author="D T" w:date="2019-11-19T00:14:00Z">
                <w:pPr>
                  <w:ind w:right="240"/>
                </w:pPr>
              </w:pPrChange>
            </w:pPr>
          </w:p>
          <w:p w14:paraId="0D921DB3" w14:textId="7854A838" w:rsidR="008712B0" w:rsidRDefault="003C151F" w:rsidP="008D7919">
            <w:pPr>
              <w:rPr>
                <w:ins w:id="327" w:author="D T" w:date="2019-11-17T20:43:00Z"/>
              </w:rPr>
              <w:pPrChange w:id="328" w:author="D T" w:date="2019-11-19T00:14:00Z">
                <w:pPr>
                  <w:ind w:right="240"/>
                </w:pPr>
              </w:pPrChange>
            </w:pPr>
            <w:r>
              <w:rPr>
                <w:rFonts w:hint="eastAsia"/>
              </w:rPr>
              <w:t>通过学习</w:t>
            </w:r>
            <w:del w:id="329" w:author="D T" w:date="2019-11-17T20:31:00Z">
              <w:r w:rsidDel="004F343A">
                <w:rPr>
                  <w:rFonts w:hint="eastAsia"/>
                </w:rPr>
                <w:delText>,</w:delText>
              </w:r>
            </w:del>
            <w:ins w:id="330" w:author="D T" w:date="2019-11-17T20:31:00Z">
              <w:r w:rsidR="004F343A">
                <w:rPr>
                  <w:rFonts w:hint="eastAsia"/>
                </w:rPr>
                <w:t>，</w:t>
              </w:r>
            </w:ins>
            <w:r>
              <w:rPr>
                <w:rFonts w:hint="eastAsia"/>
              </w:rPr>
              <w:t>了解了交换机中不同状态的转换</w:t>
            </w:r>
            <w:del w:id="331" w:author="D T" w:date="2019-11-17T20:31:00Z">
              <w:r w:rsidDel="004F343A">
                <w:rPr>
                  <w:rFonts w:hint="eastAsia"/>
                </w:rPr>
                <w:delText>,</w:delText>
              </w:r>
            </w:del>
            <w:ins w:id="332" w:author="D T" w:date="2019-11-17T20:31:00Z">
              <w:r w:rsidR="004F343A">
                <w:rPr>
                  <w:rFonts w:hint="eastAsia"/>
                </w:rPr>
                <w:t>，</w:t>
              </w:r>
            </w:ins>
            <w:r>
              <w:rPr>
                <w:rFonts w:hint="eastAsia"/>
              </w:rPr>
              <w:t>知道了如何修改名字</w:t>
            </w:r>
            <w:del w:id="333" w:author="D T" w:date="2019-11-17T20:31:00Z">
              <w:r w:rsidDel="004F343A">
                <w:rPr>
                  <w:rFonts w:hint="eastAsia"/>
                </w:rPr>
                <w:delText>,</w:delText>
              </w:r>
            </w:del>
            <w:ins w:id="334" w:author="D T" w:date="2019-11-17T20:31:00Z">
              <w:r w:rsidR="004F343A">
                <w:rPr>
                  <w:rFonts w:hint="eastAsia"/>
                </w:rPr>
                <w:t>，</w:t>
              </w:r>
            </w:ins>
            <w:r>
              <w:rPr>
                <w:rFonts w:hint="eastAsia"/>
              </w:rPr>
              <w:t>修改端口等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对交换机有了更加深刻的认识</w:t>
            </w:r>
            <w:del w:id="335" w:author="D T" w:date="2019-11-17T20:31:00Z">
              <w:r w:rsidR="00126F3E" w:rsidDel="004F343A">
                <w:rPr>
                  <w:rFonts w:hint="eastAsia"/>
                </w:rPr>
                <w:delText>,</w:delText>
              </w:r>
            </w:del>
            <w:ins w:id="336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="00126F3E">
              <w:rPr>
                <w:rFonts w:hint="eastAsia"/>
              </w:rPr>
              <w:t>明白了它与路由器的不同</w:t>
            </w:r>
            <w:r w:rsidR="00126F3E">
              <w:rPr>
                <w:rFonts w:hint="eastAsia"/>
              </w:rPr>
              <w:t>.</w:t>
            </w:r>
            <w:r w:rsidR="00126F3E">
              <w:rPr>
                <w:rFonts w:hint="eastAsia"/>
              </w:rPr>
              <w:t>交换机主要是用来组件局域网</w:t>
            </w:r>
            <w:ins w:id="337" w:author="D T" w:date="2019-11-17T20:43:00Z">
              <w:r w:rsidR="006377D7">
                <w:rPr>
                  <w:rFonts w:hint="eastAsia"/>
                </w:rPr>
                <w:t>。</w:t>
              </w:r>
            </w:ins>
            <w:del w:id="338" w:author="D T" w:date="2019-11-17T20:43:00Z">
              <w:r w:rsidR="008712B0" w:rsidDel="006377D7">
                <w:rPr>
                  <w:rFonts w:hint="eastAsia"/>
                </w:rPr>
                <w:delText>.</w:delText>
              </w:r>
            </w:del>
          </w:p>
          <w:p w14:paraId="0A344AB6" w14:textId="77777777" w:rsidR="006377D7" w:rsidRDefault="006377D7" w:rsidP="008D7919">
            <w:pPr>
              <w:pPrChange w:id="339" w:author="D T" w:date="2019-11-19T00:14:00Z">
                <w:pPr>
                  <w:ind w:right="240"/>
                </w:pPr>
              </w:pPrChange>
            </w:pPr>
          </w:p>
          <w:p w14:paraId="57CE0420" w14:textId="77777777" w:rsidR="006A2C84" w:rsidRDefault="008712B0" w:rsidP="008D7919">
            <w:pPr>
              <w:rPr>
                <w:ins w:id="340" w:author="D T" w:date="2019-11-17T20:44:00Z"/>
              </w:rPr>
              <w:pPrChange w:id="341" w:author="D T" w:date="2019-11-19T00:14:00Z">
                <w:pPr>
                  <w:ind w:right="240"/>
                </w:pPr>
              </w:pPrChange>
            </w:pPr>
            <w:r w:rsidRPr="008712B0">
              <w:rPr>
                <w:rFonts w:hint="eastAsia"/>
              </w:rPr>
              <w:t>收获：类似于命令行操作进行自动补齐或命令简写时，当所简写的字母能够惟一区别该命令时间。交换机不支持</w:t>
            </w:r>
            <w:proofErr w:type="gramStart"/>
            <w:r w:rsidRPr="008712B0">
              <w:rPr>
                <w:rFonts w:hint="eastAsia"/>
              </w:rPr>
              <w:t>跨模式</w:t>
            </w:r>
            <w:proofErr w:type="gramEnd"/>
            <w:r w:rsidRPr="008712B0">
              <w:rPr>
                <w:rFonts w:hint="eastAsia"/>
              </w:rPr>
              <w:t>执行命令。配置设备名称的有效字符是</w:t>
            </w:r>
            <w:r w:rsidRPr="008712B0">
              <w:rPr>
                <w:rFonts w:hint="eastAsia"/>
              </w:rPr>
              <w:t xml:space="preserve"> </w:t>
            </w:r>
            <w:r w:rsidRPr="008712B0">
              <w:t xml:space="preserve">22 </w:t>
            </w:r>
            <w:proofErr w:type="gramStart"/>
            <w:r w:rsidRPr="008712B0">
              <w:rPr>
                <w:rFonts w:hint="eastAsia"/>
              </w:rPr>
              <w:t>个</w:t>
            </w:r>
            <w:proofErr w:type="gramEnd"/>
            <w:r w:rsidRPr="008712B0">
              <w:rPr>
                <w:rFonts w:hint="eastAsia"/>
              </w:rPr>
              <w:t>字节。配置每日提示信息时，注意终止符不能在描述文本中出现。如果键入结束的终止符后仍然输入字符，则这些字符将被系统丢弃</w:t>
            </w:r>
          </w:p>
          <w:p w14:paraId="52DAFE37" w14:textId="20C59ABD" w:rsidR="006377D7" w:rsidRPr="008F047D" w:rsidRDefault="006377D7" w:rsidP="00B96B55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6A2C84" w:rsidRPr="008F047D" w14:paraId="4E1728C6" w14:textId="77777777" w:rsidTr="008D7919">
        <w:trPr>
          <w:trHeight w:val="565"/>
          <w:trPrChange w:id="342" w:author="D T" w:date="2019-11-19T00:14:00Z">
            <w:trPr>
              <w:trHeight w:val="565"/>
            </w:trPr>
          </w:trPrChange>
        </w:trPr>
        <w:tc>
          <w:tcPr>
            <w:tcW w:w="4673" w:type="dxa"/>
            <w:vAlign w:val="center"/>
            <w:tcPrChange w:id="343" w:author="D T" w:date="2019-11-19T00:14:00Z">
              <w:tcPr>
                <w:tcW w:w="4270" w:type="dxa"/>
                <w:vAlign w:val="center"/>
              </w:tcPr>
            </w:tcPrChange>
          </w:tcPr>
          <w:p w14:paraId="4F63E239" w14:textId="4F5A589B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proofErr w:type="gramStart"/>
            <w:r w:rsidR="00355F90">
              <w:rPr>
                <w:rFonts w:ascii="宋体" w:hAnsi="宋体" w:hint="eastAsia"/>
                <w:szCs w:val="24"/>
              </w:rPr>
              <w:t>於</w:t>
            </w:r>
            <w:proofErr w:type="gramEnd"/>
            <w:r w:rsidR="00355F90">
              <w:rPr>
                <w:rFonts w:ascii="宋体" w:hAnsi="宋体" w:hint="eastAsia"/>
                <w:szCs w:val="24"/>
              </w:rPr>
              <w:t>文卓</w:t>
            </w:r>
          </w:p>
        </w:tc>
        <w:tc>
          <w:tcPr>
            <w:tcW w:w="3969" w:type="dxa"/>
            <w:vAlign w:val="center"/>
            <w:tcPrChange w:id="344" w:author="D T" w:date="2019-11-19T00:14:00Z">
              <w:tcPr>
                <w:tcW w:w="4270" w:type="dxa"/>
                <w:vAlign w:val="center"/>
              </w:tcPr>
            </w:tcPrChange>
          </w:tcPr>
          <w:p w14:paraId="45EA71A9" w14:textId="52BC1DF1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proofErr w:type="gramStart"/>
            <w:r w:rsidR="00355F90">
              <w:rPr>
                <w:rFonts w:ascii="宋体" w:hAnsi="宋体" w:hint="eastAsia"/>
                <w:szCs w:val="24"/>
              </w:rPr>
              <w:t>於</w:t>
            </w:r>
            <w:proofErr w:type="gramEnd"/>
            <w:r w:rsidR="00355F90">
              <w:rPr>
                <w:rFonts w:ascii="宋体" w:hAnsi="宋体" w:hint="eastAsia"/>
                <w:szCs w:val="24"/>
              </w:rPr>
              <w:t>文卓</w:t>
            </w:r>
          </w:p>
        </w:tc>
      </w:tr>
      <w:tr w:rsidR="006A2C84" w:rsidRPr="008F047D" w14:paraId="511F3F87" w14:textId="77777777" w:rsidTr="008D7919">
        <w:trPr>
          <w:trHeight w:val="545"/>
          <w:trPrChange w:id="345" w:author="D T" w:date="2019-11-19T00:14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346" w:author="D T" w:date="2019-11-19T00:14:00Z">
              <w:tcPr>
                <w:tcW w:w="4270" w:type="dxa"/>
                <w:vAlign w:val="center"/>
              </w:tcPr>
            </w:tcPrChange>
          </w:tcPr>
          <w:p w14:paraId="69841F99" w14:textId="6656A267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</w:t>
            </w:r>
            <w:proofErr w:type="gramStart"/>
            <w:r w:rsidR="005604B9">
              <w:rPr>
                <w:rFonts w:ascii="宋体" w:hAnsi="宋体" w:hint="eastAsia"/>
                <w:szCs w:val="24"/>
              </w:rPr>
              <w:t>於</w:t>
            </w:r>
            <w:proofErr w:type="gramEnd"/>
            <w:r w:rsidR="005604B9">
              <w:rPr>
                <w:rFonts w:ascii="宋体" w:hAnsi="宋体" w:hint="eastAsia"/>
                <w:szCs w:val="24"/>
              </w:rPr>
              <w:t>文卓</w:t>
            </w:r>
          </w:p>
        </w:tc>
        <w:tc>
          <w:tcPr>
            <w:tcW w:w="3969" w:type="dxa"/>
            <w:vAlign w:val="center"/>
            <w:tcPrChange w:id="347" w:author="D T" w:date="2019-11-19T00:14:00Z">
              <w:tcPr>
                <w:tcW w:w="4270" w:type="dxa"/>
                <w:vAlign w:val="center"/>
              </w:tcPr>
            </w:tcPrChange>
          </w:tcPr>
          <w:p w14:paraId="0CBD3176" w14:textId="7DBC6EA4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proofErr w:type="gramStart"/>
            <w:r w:rsidR="005604B9">
              <w:rPr>
                <w:rFonts w:ascii="宋体" w:hAnsi="宋体" w:hint="eastAsia"/>
                <w:szCs w:val="24"/>
              </w:rPr>
              <w:t>於</w:t>
            </w:r>
            <w:proofErr w:type="gramEnd"/>
            <w:r w:rsidR="005604B9">
              <w:rPr>
                <w:rFonts w:ascii="宋体" w:hAnsi="宋体" w:hint="eastAsia"/>
                <w:szCs w:val="24"/>
              </w:rPr>
              <w:t>文卓</w:t>
            </w:r>
          </w:p>
        </w:tc>
      </w:tr>
      <w:tr w:rsidR="006A2C84" w:rsidRPr="008F047D" w14:paraId="2356095A" w14:textId="77777777" w:rsidTr="008D7919">
        <w:trPr>
          <w:trHeight w:val="1119"/>
          <w:trPrChange w:id="348" w:author="D T" w:date="2019-11-19T00:14:00Z">
            <w:trPr>
              <w:trHeight w:val="1119"/>
            </w:trPr>
          </w:trPrChange>
        </w:trPr>
        <w:tc>
          <w:tcPr>
            <w:tcW w:w="8642" w:type="dxa"/>
            <w:gridSpan w:val="2"/>
            <w:tcPrChange w:id="349" w:author="D T" w:date="2019-11-19T00:14:00Z">
              <w:tcPr>
                <w:tcW w:w="8540" w:type="dxa"/>
                <w:gridSpan w:val="2"/>
              </w:tcPr>
            </w:tcPrChange>
          </w:tcPr>
          <w:p w14:paraId="1C19CACC" w14:textId="77777777" w:rsidR="006A2C84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</w:p>
          <w:p w14:paraId="36D4F8B5" w14:textId="65A508B0" w:rsidR="00355F90" w:rsidRPr="008F047D" w:rsidRDefault="00355F90" w:rsidP="00B96B55">
            <w:pPr>
              <w:ind w:right="240"/>
              <w:rPr>
                <w:rFonts w:ascii="宋体" w:hAnsi="宋体"/>
                <w:szCs w:val="24"/>
              </w:rPr>
            </w:pP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 牟宇 李正瑜 章伟 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6A2C84" w:rsidRPr="008F047D" w14:paraId="7A17DD43" w14:textId="77777777" w:rsidTr="008D7919">
        <w:trPr>
          <w:trHeight w:val="570"/>
          <w:trPrChange w:id="350" w:author="D T" w:date="2019-11-19T00:14:00Z">
            <w:trPr>
              <w:trHeight w:val="570"/>
            </w:trPr>
          </w:trPrChange>
        </w:trPr>
        <w:tc>
          <w:tcPr>
            <w:tcW w:w="4673" w:type="dxa"/>
            <w:vAlign w:val="center"/>
            <w:tcPrChange w:id="351" w:author="D T" w:date="2019-11-19T00:14:00Z">
              <w:tcPr>
                <w:tcW w:w="4270" w:type="dxa"/>
                <w:vAlign w:val="center"/>
              </w:tcPr>
            </w:tcPrChange>
          </w:tcPr>
          <w:p w14:paraId="36B1941E" w14:textId="77777777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3969" w:type="dxa"/>
            <w:vAlign w:val="center"/>
            <w:tcPrChange w:id="352" w:author="D T" w:date="2019-11-19T00:14:00Z">
              <w:tcPr>
                <w:tcW w:w="4270" w:type="dxa"/>
                <w:vAlign w:val="center"/>
              </w:tcPr>
            </w:tcPrChange>
          </w:tcPr>
          <w:p w14:paraId="558C153E" w14:textId="77777777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00904935" w14:textId="77777777" w:rsidR="006A2C84" w:rsidRPr="008F047D" w:rsidRDefault="006A2C84" w:rsidP="006A2C84">
      <w:pPr>
        <w:ind w:right="240"/>
        <w:rPr>
          <w:sz w:val="22"/>
        </w:rPr>
      </w:pPr>
    </w:p>
    <w:p w14:paraId="53CA0875" w14:textId="4B14B771" w:rsidR="004C7E5C" w:rsidRDefault="004C7E5C" w:rsidP="001812DC">
      <w:pPr>
        <w:ind w:right="240"/>
        <w:rPr>
          <w:sz w:val="22"/>
        </w:rPr>
      </w:pPr>
    </w:p>
    <w:p w14:paraId="74CE417D" w14:textId="27B357A4" w:rsidR="009F4B4E" w:rsidRDefault="009F4B4E" w:rsidP="001812DC">
      <w:pPr>
        <w:ind w:right="240"/>
        <w:rPr>
          <w:sz w:val="22"/>
        </w:rPr>
      </w:pPr>
    </w:p>
    <w:p w14:paraId="2635F28A" w14:textId="7EA6684D" w:rsidR="009F4B4E" w:rsidRDefault="009F4B4E" w:rsidP="001812DC">
      <w:pPr>
        <w:ind w:right="240"/>
        <w:rPr>
          <w:sz w:val="22"/>
        </w:rPr>
      </w:pPr>
    </w:p>
    <w:p w14:paraId="50FC5FD0" w14:textId="1B0B5B20" w:rsidR="009F4B4E" w:rsidDel="00371B3E" w:rsidRDefault="009F4B4E" w:rsidP="001812DC">
      <w:pPr>
        <w:ind w:right="240"/>
        <w:rPr>
          <w:del w:id="353" w:author="D T" w:date="2019-11-19T00:15:00Z"/>
          <w:sz w:val="22"/>
        </w:rPr>
      </w:pPr>
    </w:p>
    <w:p w14:paraId="1DB3A269" w14:textId="0CE14E98" w:rsidR="00126F3E" w:rsidDel="00371B3E" w:rsidRDefault="00126F3E" w:rsidP="001812DC">
      <w:pPr>
        <w:ind w:right="240"/>
        <w:rPr>
          <w:del w:id="354" w:author="D T" w:date="2019-11-19T00:15:00Z"/>
          <w:rFonts w:hint="eastAsia"/>
          <w:sz w:val="22"/>
        </w:rPr>
      </w:pPr>
    </w:p>
    <w:p w14:paraId="397567E9" w14:textId="77777777" w:rsidR="00691BEF" w:rsidRDefault="00691BEF" w:rsidP="001812DC">
      <w:pPr>
        <w:ind w:right="240"/>
        <w:rPr>
          <w:rFonts w:hint="eastAsia"/>
          <w:sz w:val="22"/>
        </w:rPr>
      </w:pPr>
    </w:p>
    <w:p w14:paraId="437C754C" w14:textId="12154442" w:rsidR="009F4B4E" w:rsidRDefault="009F4B4E" w:rsidP="009F4B4E">
      <w:pPr>
        <w:pStyle w:val="1"/>
        <w:ind w:right="240"/>
      </w:pPr>
      <w:r w:rsidRPr="008F047D">
        <w:lastRenderedPageBreak/>
        <w:t>实验报告</w:t>
      </w:r>
      <w:r w:rsidR="00F11F2F">
        <w:rPr>
          <w:rFonts w:hint="eastAsia"/>
        </w:rPr>
        <w:t>三</w:t>
      </w:r>
    </w:p>
    <w:p w14:paraId="791FA20D" w14:textId="77777777" w:rsidR="009F4B4E" w:rsidRPr="00E857B8" w:rsidRDefault="009F4B4E" w:rsidP="009F4B4E">
      <w:pPr>
        <w:ind w:right="240"/>
        <w:jc w:val="center"/>
        <w:rPr>
          <w:sz w:val="36"/>
          <w:szCs w:val="36"/>
        </w:rPr>
      </w:pPr>
    </w:p>
    <w:tbl>
      <w:tblPr>
        <w:tblW w:w="87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37"/>
        <w:gridCol w:w="4657"/>
        <w:gridCol w:w="12"/>
      </w:tblGrid>
      <w:tr w:rsidR="00131DF5" w:rsidRPr="00E857B8" w14:paraId="242E9017" w14:textId="77777777" w:rsidTr="00B96B55">
        <w:trPr>
          <w:gridAfter w:val="1"/>
          <w:wAfter w:w="12" w:type="dxa"/>
        </w:trPr>
        <w:tc>
          <w:tcPr>
            <w:tcW w:w="8694" w:type="dxa"/>
            <w:gridSpan w:val="2"/>
            <w:shd w:val="clear" w:color="auto" w:fill="auto"/>
            <w:vAlign w:val="center"/>
          </w:tcPr>
          <w:p w14:paraId="774B70AD" w14:textId="68DFF608" w:rsidR="00317569" w:rsidRPr="00317569" w:rsidRDefault="00131DF5" w:rsidP="00B96B55">
            <w:pPr>
              <w:widowControl/>
              <w:spacing w:after="180" w:line="345" w:lineRule="atLeast"/>
              <w:ind w:right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实验名称：</w:t>
            </w:r>
            <w:r w:rsidRPr="009F4B4E">
              <w:rPr>
                <w:rFonts w:ascii="宋体" w:hAnsi="宋体" w:hint="eastAsia"/>
                <w:szCs w:val="24"/>
              </w:rPr>
              <w:t>跨交换机实现</w:t>
            </w:r>
            <w:r w:rsidRPr="009F4B4E">
              <w:rPr>
                <w:rFonts w:ascii="宋体" w:hAnsi="宋体"/>
                <w:szCs w:val="24"/>
              </w:rPr>
              <w:t xml:space="preserve"> VLAN </w:t>
            </w:r>
            <w:r w:rsidRPr="009F4B4E">
              <w:rPr>
                <w:rFonts w:ascii="宋体" w:hAnsi="宋体" w:hint="eastAsia"/>
                <w:szCs w:val="24"/>
              </w:rPr>
              <w:t>间路由</w:t>
            </w:r>
          </w:p>
        </w:tc>
      </w:tr>
      <w:tr w:rsidR="009F4B4E" w:rsidRPr="00E857B8" w14:paraId="5799D6E1" w14:textId="77777777" w:rsidTr="00317569">
        <w:trPr>
          <w:trHeight w:val="1369"/>
        </w:trPr>
        <w:tc>
          <w:tcPr>
            <w:tcW w:w="8706" w:type="dxa"/>
            <w:gridSpan w:val="3"/>
            <w:shd w:val="clear" w:color="auto" w:fill="auto"/>
          </w:tcPr>
          <w:p w14:paraId="4B41732D" w14:textId="77777777" w:rsidR="009F4B4E" w:rsidRDefault="009F4B4E" w:rsidP="00371B3E">
            <w:pPr>
              <w:pPrChange w:id="355" w:author="D T" w:date="2019-11-19T00:15:00Z">
                <w:pPr>
                  <w:ind w:right="240"/>
                </w:pPr>
              </w:pPrChange>
            </w:pPr>
            <w:r w:rsidRPr="008F047D">
              <w:t>实验小组：第</w:t>
            </w:r>
            <w:r>
              <w:t>2</w:t>
            </w:r>
            <w:r w:rsidRPr="008F047D">
              <w:t>组</w:t>
            </w:r>
            <w:del w:id="356" w:author="D T" w:date="2019-11-17T21:38:00Z">
              <w:r w:rsidRPr="008F047D" w:rsidDel="00AC7DAD">
                <w:tab/>
              </w:r>
            </w:del>
          </w:p>
          <w:p w14:paraId="28EC6D46" w14:textId="2584DCBE" w:rsidR="009F4B4E" w:rsidRDefault="009F4B4E" w:rsidP="00371B3E">
            <w:pPr>
              <w:pPrChange w:id="357" w:author="D T" w:date="2019-11-19T00:15:00Z">
                <w:pPr>
                  <w:ind w:right="240"/>
                </w:pPr>
              </w:pPrChange>
            </w:pPr>
            <w:r w:rsidRPr="008F047D">
              <w:t>成员及本次实验分工</w:t>
            </w:r>
            <w:del w:id="358" w:author="D T" w:date="2019-11-17T21:38:00Z">
              <w:r w:rsidDel="00AC7DAD">
                <w:rPr>
                  <w:rFonts w:hint="eastAsia"/>
                </w:rPr>
                <w:delText>：</w:delText>
              </w:r>
            </w:del>
            <w:ins w:id="359" w:author="D T" w:date="2019-11-17T21:38:00Z">
              <w:r w:rsidR="00AC7DAD">
                <w:rPr>
                  <w:rFonts w:hint="eastAsia"/>
                </w:rPr>
                <w:t>:</w:t>
              </w:r>
            </w:ins>
          </w:p>
          <w:p w14:paraId="1128EDCD" w14:textId="0C74A024" w:rsidR="009F4B4E" w:rsidRDefault="009F4B4E" w:rsidP="00371B3E">
            <w:pPr>
              <w:pPrChange w:id="360" w:author="D T" w:date="2019-11-19T00:15:00Z">
                <w:pPr>
                  <w:ind w:right="240"/>
                </w:pPr>
              </w:pPrChange>
            </w:pPr>
            <w:r>
              <w:rPr>
                <w:rFonts w:hint="eastAsia"/>
              </w:rPr>
              <w:t>组长：牟宇</w:t>
            </w:r>
          </w:p>
          <w:p w14:paraId="6A377D01" w14:textId="5F818E49" w:rsidR="009F4B4E" w:rsidDel="003333ED" w:rsidRDefault="009F4B4E" w:rsidP="00371B3E">
            <w:pPr>
              <w:rPr>
                <w:del w:id="361" w:author="D T" w:date="2019-11-17T21:23:00Z"/>
              </w:rPr>
              <w:pPrChange w:id="362" w:author="D T" w:date="2019-11-19T00:15:00Z">
                <w:pPr>
                  <w:ind w:right="240"/>
                </w:pPr>
              </w:pPrChange>
            </w:pPr>
            <w:r>
              <w:rPr>
                <w:rFonts w:hint="eastAsia"/>
              </w:rPr>
              <w:t>组员：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文卓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李正瑜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章伟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李萌</w:t>
            </w:r>
            <w:proofErr w:type="gramStart"/>
            <w:r>
              <w:rPr>
                <w:rFonts w:hint="eastAsia"/>
              </w:rPr>
              <w:t>玻</w:t>
            </w:r>
            <w:proofErr w:type="gramEnd"/>
          </w:p>
          <w:p w14:paraId="257A158F" w14:textId="7CF4828E" w:rsidR="009F4B4E" w:rsidRPr="009F4B4E" w:rsidRDefault="009F4B4E" w:rsidP="00371B3E">
            <w:pPr>
              <w:pPrChange w:id="363" w:author="D T" w:date="2019-11-19T00:15:00Z">
                <w:pPr/>
              </w:pPrChange>
            </w:pPr>
          </w:p>
        </w:tc>
      </w:tr>
      <w:tr w:rsidR="009F4B4E" w:rsidRPr="00E857B8" w14:paraId="0C4BB716" w14:textId="77777777" w:rsidTr="00317569">
        <w:trPr>
          <w:trHeight w:val="50"/>
        </w:trPr>
        <w:tc>
          <w:tcPr>
            <w:tcW w:w="4037" w:type="dxa"/>
            <w:shd w:val="clear" w:color="auto" w:fill="auto"/>
          </w:tcPr>
          <w:p w14:paraId="43D55DF7" w14:textId="42CB65DB" w:rsidR="009F4B4E" w:rsidRPr="009F4B4E" w:rsidRDefault="00317569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实验组号：2</w:t>
            </w:r>
          </w:p>
        </w:tc>
        <w:tc>
          <w:tcPr>
            <w:tcW w:w="4669" w:type="dxa"/>
            <w:gridSpan w:val="2"/>
            <w:shd w:val="clear" w:color="auto" w:fill="auto"/>
          </w:tcPr>
          <w:p w14:paraId="6B82999B" w14:textId="77777777" w:rsidR="009F4B4E" w:rsidRPr="00E857B8" w:rsidRDefault="009F4B4E" w:rsidP="00B96B55">
            <w:pPr>
              <w:ind w:right="240"/>
            </w:pPr>
            <w:r w:rsidRPr="009F4B4E">
              <w:rPr>
                <w:rFonts w:ascii="宋体" w:hAnsi="宋体" w:hint="eastAsia"/>
                <w:szCs w:val="24"/>
              </w:rPr>
              <w:t>实验完成时间：</w:t>
            </w:r>
            <w:r w:rsidRPr="009F4B4E">
              <w:rPr>
                <w:rFonts w:ascii="宋体" w:hAnsi="宋体"/>
                <w:szCs w:val="24"/>
              </w:rPr>
              <w:t>201</w:t>
            </w:r>
            <w:r w:rsidRPr="009F4B4E">
              <w:rPr>
                <w:rFonts w:ascii="宋体" w:hAnsi="宋体" w:hint="eastAsia"/>
                <w:szCs w:val="24"/>
              </w:rPr>
              <w:t>9</w:t>
            </w:r>
            <w:r w:rsidRPr="009F4B4E">
              <w:rPr>
                <w:rFonts w:ascii="宋体" w:hAnsi="宋体"/>
                <w:szCs w:val="24"/>
              </w:rPr>
              <w:t>/11/</w:t>
            </w:r>
            <w:r w:rsidRPr="009F4B4E">
              <w:rPr>
                <w:rFonts w:ascii="宋体" w:hAnsi="宋体" w:hint="eastAsia"/>
                <w:szCs w:val="24"/>
              </w:rPr>
              <w:t>2</w:t>
            </w:r>
          </w:p>
        </w:tc>
      </w:tr>
      <w:tr w:rsidR="009F4B4E" w:rsidRPr="00E857B8" w14:paraId="69A3393E" w14:textId="77777777" w:rsidTr="00131DF5">
        <w:tc>
          <w:tcPr>
            <w:tcW w:w="8706" w:type="dxa"/>
            <w:gridSpan w:val="3"/>
            <w:shd w:val="clear" w:color="auto" w:fill="auto"/>
          </w:tcPr>
          <w:p w14:paraId="3841AC04" w14:textId="10364B2D" w:rsidR="008A07D4" w:rsidRDefault="009F4B4E" w:rsidP="00371B3E">
            <w:pPr>
              <w:pPrChange w:id="364" w:author="D T" w:date="2019-11-19T00:15:00Z">
                <w:pPr>
                  <w:ind w:right="240"/>
                </w:pPr>
              </w:pPrChange>
            </w:pPr>
            <w:r w:rsidRPr="009F4B4E">
              <w:rPr>
                <w:rFonts w:hint="eastAsia"/>
              </w:rPr>
              <w:t>实验目的：</w:t>
            </w:r>
          </w:p>
          <w:p w14:paraId="621A734E" w14:textId="086D7336" w:rsidR="00F739E7" w:rsidRPr="00F739E7" w:rsidRDefault="00371B3E" w:rsidP="00371B3E">
            <w:pPr>
              <w:rPr>
                <w:ins w:id="365" w:author="D T" w:date="2019-11-17T21:25:00Z"/>
              </w:rPr>
              <w:pPrChange w:id="366" w:author="D T" w:date="2019-11-19T00:15:00Z">
                <w:pPr>
                  <w:numPr>
                    <w:numId w:val="8"/>
                  </w:numPr>
                  <w:ind w:left="660" w:right="240" w:hanging="420"/>
                </w:pPr>
              </w:pPrChange>
            </w:pPr>
            <w:ins w:id="367" w:author="D T" w:date="2019-11-19T00:16:00Z">
              <w:r>
                <w:t>1.</w:t>
              </w:r>
            </w:ins>
            <w:ins w:id="368" w:author="D T" w:date="2019-11-17T21:25:00Z">
              <w:r w:rsidR="00F739E7" w:rsidRPr="00F739E7">
                <w:rPr>
                  <w:rFonts w:hint="eastAsia"/>
                </w:rPr>
                <w:t>vlan</w:t>
              </w:r>
              <w:r w:rsidR="00F739E7" w:rsidRPr="00F739E7">
                <w:rPr>
                  <w:rFonts w:hint="eastAsia"/>
                </w:rPr>
                <w:t>创建命令的使用；</w:t>
              </w:r>
            </w:ins>
          </w:p>
          <w:p w14:paraId="2BC661F6" w14:textId="431A576C" w:rsidR="00F739E7" w:rsidRPr="00F739E7" w:rsidRDefault="00371B3E" w:rsidP="00371B3E">
            <w:pPr>
              <w:rPr>
                <w:ins w:id="369" w:author="D T" w:date="2019-11-17T21:25:00Z"/>
              </w:rPr>
              <w:pPrChange w:id="370" w:author="D T" w:date="2019-11-19T00:15:00Z">
                <w:pPr>
                  <w:numPr>
                    <w:numId w:val="8"/>
                  </w:numPr>
                  <w:ind w:left="660" w:right="240" w:hanging="420"/>
                </w:pPr>
              </w:pPrChange>
            </w:pPr>
            <w:ins w:id="371" w:author="D T" w:date="2019-11-19T00:16:00Z">
              <w:r>
                <w:rPr>
                  <w:rFonts w:hint="eastAsia"/>
                </w:rPr>
                <w:t>2</w:t>
              </w:r>
              <w:r>
                <w:t>.</w:t>
              </w:r>
            </w:ins>
            <w:ins w:id="372" w:author="D T" w:date="2019-11-17T21:25:00Z">
              <w:r w:rsidR="00F739E7" w:rsidRPr="00F739E7">
                <w:rPr>
                  <w:rFonts w:hint="eastAsia"/>
                </w:rPr>
                <w:t>交换机端口的模式配置；</w:t>
              </w:r>
            </w:ins>
          </w:p>
          <w:p w14:paraId="1C40CA48" w14:textId="4E6E037D" w:rsidR="00F739E7" w:rsidRDefault="00371B3E" w:rsidP="00371B3E">
            <w:pPr>
              <w:rPr>
                <w:ins w:id="373" w:author="D T" w:date="2019-11-17T21:25:00Z"/>
              </w:rPr>
              <w:pPrChange w:id="374" w:author="D T" w:date="2019-11-19T00:15:00Z">
                <w:pPr>
                  <w:numPr>
                    <w:numId w:val="8"/>
                  </w:numPr>
                  <w:ind w:left="660" w:right="240" w:hanging="420"/>
                </w:pPr>
              </w:pPrChange>
            </w:pPr>
            <w:ins w:id="375" w:author="D T" w:date="2019-11-19T00:16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ins w:id="376" w:author="D T" w:date="2019-11-17T21:25:00Z">
              <w:r w:rsidR="00F739E7" w:rsidRPr="00F739E7">
                <w:rPr>
                  <w:rFonts w:hint="eastAsia"/>
                </w:rPr>
                <w:t>分配端口给指定</w:t>
              </w:r>
              <w:proofErr w:type="spellStart"/>
              <w:r w:rsidR="00F739E7" w:rsidRPr="00F739E7">
                <w:rPr>
                  <w:rFonts w:hint="eastAsia"/>
                </w:rPr>
                <w:t>vlan</w:t>
              </w:r>
              <w:proofErr w:type="spellEnd"/>
              <w:r w:rsidR="00F739E7" w:rsidRPr="00F739E7">
                <w:rPr>
                  <w:rFonts w:hint="eastAsia"/>
                </w:rPr>
                <w:t>；</w:t>
              </w:r>
            </w:ins>
          </w:p>
          <w:p w14:paraId="4EF58760" w14:textId="2FAC6044" w:rsidR="00F739E7" w:rsidRDefault="00371B3E" w:rsidP="00371B3E">
            <w:pPr>
              <w:rPr>
                <w:ins w:id="377" w:author="D T" w:date="2019-11-17T21:25:00Z"/>
              </w:rPr>
              <w:pPrChange w:id="378" w:author="D T" w:date="2019-11-19T00:15:00Z">
                <w:pPr>
                  <w:numPr>
                    <w:numId w:val="8"/>
                  </w:numPr>
                  <w:ind w:left="660" w:right="240" w:hanging="420"/>
                </w:pPr>
              </w:pPrChange>
            </w:pPr>
            <w:ins w:id="379" w:author="D T" w:date="2019-11-19T00:16:00Z">
              <w:r>
                <w:t>4.</w:t>
              </w:r>
            </w:ins>
            <w:ins w:id="380" w:author="D T" w:date="2019-11-17T21:25:00Z">
              <w:r w:rsidR="00F739E7" w:rsidRPr="00F739E7">
                <w:t>Trunk</w:t>
              </w:r>
              <w:r w:rsidR="00F739E7" w:rsidRPr="00F739E7">
                <w:t>链路的使用；</w:t>
              </w:r>
            </w:ins>
          </w:p>
          <w:p w14:paraId="7EA4378A" w14:textId="2FEB9FE4" w:rsidR="009F4B4E" w:rsidRPr="00952665" w:rsidDel="003333ED" w:rsidRDefault="00371B3E" w:rsidP="00371B3E">
            <w:pPr>
              <w:rPr>
                <w:del w:id="381" w:author="D T" w:date="2019-11-17T21:24:00Z"/>
              </w:rPr>
              <w:pPrChange w:id="382" w:author="D T" w:date="2019-11-19T00:15:00Z">
                <w:pPr>
                  <w:ind w:right="240"/>
                </w:pPr>
              </w:pPrChange>
            </w:pPr>
            <w:ins w:id="383" w:author="D T" w:date="2019-11-19T00:16:00Z">
              <w:r>
                <w:rPr>
                  <w:rFonts w:hint="eastAsia"/>
                </w:rPr>
                <w:t>5</w:t>
              </w:r>
              <w:r>
                <w:t>.</w:t>
              </w:r>
            </w:ins>
            <w:ins w:id="384" w:author="D T" w:date="2019-11-17T21:25:00Z">
              <w:r w:rsidR="00F739E7" w:rsidRPr="00952665">
                <w:rPr>
                  <w:rFonts w:hint="eastAsia"/>
                </w:rPr>
                <w:t>利用三层交换机跨交换机实现</w:t>
              </w:r>
              <w:r w:rsidR="00F739E7" w:rsidRPr="00952665">
                <w:t xml:space="preserve"> VLAN </w:t>
              </w:r>
              <w:r w:rsidR="00F739E7" w:rsidRPr="00952665">
                <w:rPr>
                  <w:rFonts w:hint="eastAsia"/>
                </w:rPr>
                <w:t>间路由</w:t>
              </w:r>
            </w:ins>
            <w:ins w:id="385" w:author="D T" w:date="2019-11-17T21:39:00Z">
              <w:r w:rsidR="00AC7DAD">
                <w:rPr>
                  <w:rFonts w:hint="eastAsia"/>
                </w:rPr>
                <w:t>。</w:t>
              </w:r>
            </w:ins>
            <w:del w:id="386" w:author="D T" w:date="2019-11-17T21:24:00Z">
              <w:r w:rsidR="009F4B4E" w:rsidRPr="00952665" w:rsidDel="003333ED">
                <w:rPr>
                  <w:rFonts w:hint="eastAsia"/>
                </w:rPr>
                <w:delText>利用三层交换机跨交换机实现</w:delText>
              </w:r>
              <w:r w:rsidR="009F4B4E" w:rsidRPr="00952665" w:rsidDel="003333ED">
                <w:delText xml:space="preserve"> VLAN </w:delText>
              </w:r>
              <w:r w:rsidR="009F4B4E" w:rsidRPr="00952665" w:rsidDel="003333ED">
                <w:rPr>
                  <w:rFonts w:hint="eastAsia"/>
                </w:rPr>
                <w:delText>间路由。</w:delText>
              </w:r>
            </w:del>
          </w:p>
          <w:p w14:paraId="4FBB907F" w14:textId="61DD2104" w:rsidR="009F4B4E" w:rsidRPr="009F4B4E" w:rsidRDefault="009F4B4E" w:rsidP="00371B3E">
            <w:pPr>
              <w:pPrChange w:id="387" w:author="D T" w:date="2019-11-19T00:15:00Z">
                <w:pPr>
                  <w:ind w:right="240"/>
                </w:pPr>
              </w:pPrChange>
            </w:pPr>
            <w:del w:id="388" w:author="D T" w:date="2019-11-17T21:24:00Z">
              <w:r w:rsidRPr="009F4B4E" w:rsidDel="003333ED">
                <w:rPr>
                  <w:rFonts w:hint="eastAsia"/>
                </w:rPr>
                <w:delText> </w:delText>
              </w:r>
            </w:del>
          </w:p>
        </w:tc>
      </w:tr>
      <w:tr w:rsidR="009F4B4E" w:rsidRPr="00E857B8" w14:paraId="671CD8A4" w14:textId="77777777" w:rsidTr="00131DF5">
        <w:tc>
          <w:tcPr>
            <w:tcW w:w="8706" w:type="dxa"/>
            <w:gridSpan w:val="3"/>
            <w:shd w:val="clear" w:color="auto" w:fill="auto"/>
          </w:tcPr>
          <w:p w14:paraId="35D7E8F3" w14:textId="77777777" w:rsidR="009F4B4E" w:rsidRPr="00131DF5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131DF5">
              <w:rPr>
                <w:rFonts w:ascii="宋体" w:hAnsi="宋体" w:hint="eastAsia"/>
                <w:szCs w:val="24"/>
              </w:rPr>
              <w:t>实验设备和环境：</w:t>
            </w:r>
          </w:p>
          <w:p w14:paraId="0F2788BC" w14:textId="77777777" w:rsidR="003333ED" w:rsidRPr="00D91832" w:rsidRDefault="003333ED" w:rsidP="00A0103E">
            <w:pPr>
              <w:rPr>
                <w:ins w:id="389" w:author="D T" w:date="2019-11-17T21:24:00Z"/>
              </w:rPr>
              <w:pPrChange w:id="390" w:author="D T" w:date="2019-11-19T00:16:00Z">
                <w:pPr>
                  <w:ind w:right="240"/>
                </w:pPr>
              </w:pPrChange>
            </w:pPr>
            <w:ins w:id="391" w:author="D T" w:date="2019-11-17T21:24:00Z">
              <w:r>
                <w:t xml:space="preserve">Cisco Packet </w:t>
              </w:r>
              <w:proofErr w:type="gramStart"/>
              <w:r>
                <w:t>Tracer(</w:t>
              </w:r>
              <w:proofErr w:type="gramEnd"/>
              <w:r w:rsidRPr="001C76C0">
                <w:t>7.2.0.0226</w:t>
              </w:r>
              <w:r>
                <w:t>)</w:t>
              </w:r>
            </w:ins>
          </w:p>
          <w:p w14:paraId="7AB55183" w14:textId="77777777" w:rsidR="003333ED" w:rsidRPr="00D91832" w:rsidRDefault="003333ED" w:rsidP="00A0103E">
            <w:pPr>
              <w:rPr>
                <w:ins w:id="392" w:author="D T" w:date="2019-11-17T21:24:00Z"/>
              </w:rPr>
              <w:pPrChange w:id="393" w:author="D T" w:date="2019-11-19T00:16:00Z">
                <w:pPr>
                  <w:ind w:right="240"/>
                </w:pPr>
              </w:pPrChange>
            </w:pPr>
            <w:ins w:id="394" w:author="D T" w:date="2019-11-17T21:24:00Z">
              <w:r w:rsidRPr="00D91832">
                <w:rPr>
                  <w:rFonts w:hint="eastAsia"/>
                </w:rPr>
                <w:t>三层交换机</w:t>
              </w:r>
              <w:r>
                <w:rPr>
                  <w:rFonts w:hint="eastAsia"/>
                </w:rPr>
                <w:t>(</w:t>
              </w:r>
              <w:r>
                <w:t>3560-24PS</w:t>
              </w:r>
              <w:r>
                <w:rPr>
                  <w:rFonts w:hint="eastAsia"/>
                </w:rPr>
                <w:t>)</w:t>
              </w:r>
              <w:r>
                <w:t xml:space="preserve"> </w:t>
              </w:r>
              <w:r w:rsidRPr="00D91832">
                <w:t>1</w:t>
              </w:r>
              <w:r w:rsidRPr="00D91832">
                <w:rPr>
                  <w:rFonts w:hint="eastAsia"/>
                </w:rPr>
                <w:t>台</w:t>
              </w:r>
              <w:r w:rsidRPr="00D91832">
                <w:rPr>
                  <w:rFonts w:hint="eastAsia"/>
                </w:rPr>
                <w:t xml:space="preserve"> </w:t>
              </w:r>
            </w:ins>
          </w:p>
          <w:p w14:paraId="1904F7CB" w14:textId="77777777" w:rsidR="003333ED" w:rsidRPr="00D91832" w:rsidRDefault="003333ED" w:rsidP="00A0103E">
            <w:pPr>
              <w:rPr>
                <w:ins w:id="395" w:author="D T" w:date="2019-11-17T21:24:00Z"/>
              </w:rPr>
              <w:pPrChange w:id="396" w:author="D T" w:date="2019-11-19T00:16:00Z">
                <w:pPr>
                  <w:ind w:right="240"/>
                </w:pPr>
              </w:pPrChange>
            </w:pPr>
            <w:ins w:id="397" w:author="D T" w:date="2019-11-17T21:24:00Z">
              <w:r w:rsidRPr="00D91832">
                <w:rPr>
                  <w:rFonts w:hint="eastAsia"/>
                </w:rPr>
                <w:t>二层交换机</w:t>
              </w:r>
              <w:r>
                <w:rPr>
                  <w:rFonts w:hint="eastAsia"/>
                </w:rPr>
                <w:t>(2950-24</w:t>
              </w:r>
              <w:r>
                <w:t>)</w:t>
              </w:r>
              <w:r w:rsidRPr="00D91832">
                <w:rPr>
                  <w:rFonts w:hint="eastAsia"/>
                </w:rPr>
                <w:t xml:space="preserve"> </w:t>
              </w:r>
              <w:r w:rsidRPr="00D91832">
                <w:t>2</w:t>
              </w:r>
              <w:r w:rsidRPr="00D91832">
                <w:rPr>
                  <w:rFonts w:hint="eastAsia"/>
                </w:rPr>
                <w:t>台</w:t>
              </w:r>
              <w:r w:rsidRPr="00D91832">
                <w:rPr>
                  <w:rFonts w:hint="eastAsia"/>
                </w:rPr>
                <w:t xml:space="preserve"> </w:t>
              </w:r>
            </w:ins>
          </w:p>
          <w:p w14:paraId="37107B8F" w14:textId="6EA2DB1E" w:rsidR="009F4B4E" w:rsidRPr="00131DF5" w:rsidDel="003333ED" w:rsidRDefault="003333ED" w:rsidP="00A0103E">
            <w:pPr>
              <w:rPr>
                <w:del w:id="398" w:author="D T" w:date="2019-11-17T21:24:00Z"/>
              </w:rPr>
              <w:pPrChange w:id="399" w:author="D T" w:date="2019-11-19T00:16:00Z">
                <w:pPr>
                  <w:ind w:right="240"/>
                </w:pPr>
              </w:pPrChange>
            </w:pPr>
            <w:ins w:id="400" w:author="D T" w:date="2019-11-17T21:24:00Z">
              <w:r w:rsidRPr="00D91832">
                <w:t>PC</w:t>
              </w:r>
              <w:r w:rsidRPr="00D91832">
                <w:rPr>
                  <w:rFonts w:hint="eastAsia"/>
                </w:rPr>
                <w:t>机</w:t>
              </w:r>
              <w:r w:rsidRPr="00D91832">
                <w:rPr>
                  <w:rFonts w:hint="eastAsia"/>
                </w:rPr>
                <w:t>4</w:t>
              </w:r>
              <w:r w:rsidRPr="00D91832">
                <w:rPr>
                  <w:rFonts w:hint="eastAsia"/>
                </w:rPr>
                <w:t>台</w:t>
              </w:r>
            </w:ins>
            <w:del w:id="401" w:author="D T" w:date="2019-11-17T21:24:00Z">
              <w:r w:rsidR="009F4B4E" w:rsidRPr="00131DF5" w:rsidDel="003333ED">
                <w:rPr>
                  <w:rFonts w:hint="eastAsia"/>
                </w:rPr>
                <w:delText>三层交换机</w:delText>
              </w:r>
              <w:r w:rsidR="009F4B4E" w:rsidRPr="00131DF5" w:rsidDel="003333ED">
                <w:delText>1</w:delText>
              </w:r>
              <w:r w:rsidR="009F4B4E" w:rsidRPr="00131DF5" w:rsidDel="003333ED">
                <w:rPr>
                  <w:rFonts w:hint="eastAsia"/>
                </w:rPr>
                <w:delText>台</w:delText>
              </w:r>
              <w:r w:rsidR="009F4B4E" w:rsidRPr="00131DF5" w:rsidDel="003333ED">
                <w:rPr>
                  <w:rFonts w:hint="eastAsia"/>
                </w:rPr>
                <w:delText xml:space="preserve"> </w:delText>
              </w:r>
            </w:del>
          </w:p>
          <w:p w14:paraId="0E60E928" w14:textId="686F5CE1" w:rsidR="009F4B4E" w:rsidRPr="00131DF5" w:rsidDel="003333ED" w:rsidRDefault="009F4B4E" w:rsidP="00A0103E">
            <w:pPr>
              <w:rPr>
                <w:del w:id="402" w:author="D T" w:date="2019-11-17T21:24:00Z"/>
              </w:rPr>
              <w:pPrChange w:id="403" w:author="D T" w:date="2019-11-19T00:16:00Z">
                <w:pPr>
                  <w:ind w:right="240"/>
                </w:pPr>
              </w:pPrChange>
            </w:pPr>
            <w:del w:id="404" w:author="D T" w:date="2019-11-17T21:24:00Z">
              <w:r w:rsidRPr="00131DF5" w:rsidDel="003333ED">
                <w:rPr>
                  <w:rFonts w:hint="eastAsia"/>
                </w:rPr>
                <w:delText>二层交换机</w:delText>
              </w:r>
              <w:r w:rsidRPr="00131DF5" w:rsidDel="003333ED">
                <w:rPr>
                  <w:rFonts w:hint="eastAsia"/>
                </w:rPr>
                <w:delText xml:space="preserve"> </w:delText>
              </w:r>
              <w:r w:rsidRPr="00131DF5" w:rsidDel="003333ED">
                <w:delText>2</w:delText>
              </w:r>
              <w:r w:rsidRPr="00131DF5" w:rsidDel="003333ED">
                <w:rPr>
                  <w:rFonts w:hint="eastAsia"/>
                </w:rPr>
                <w:delText>台</w:delText>
              </w:r>
              <w:r w:rsidRPr="00131DF5" w:rsidDel="003333ED">
                <w:rPr>
                  <w:rFonts w:hint="eastAsia"/>
                </w:rPr>
                <w:delText xml:space="preserve"> </w:delText>
              </w:r>
            </w:del>
          </w:p>
          <w:p w14:paraId="36DD4C98" w14:textId="1D102350" w:rsidR="009F4B4E" w:rsidRPr="00131DF5" w:rsidDel="003333ED" w:rsidRDefault="009F4B4E" w:rsidP="00A0103E">
            <w:pPr>
              <w:rPr>
                <w:del w:id="405" w:author="D T" w:date="2019-11-17T21:24:00Z"/>
              </w:rPr>
              <w:pPrChange w:id="406" w:author="D T" w:date="2019-11-19T00:16:00Z">
                <w:pPr>
                  <w:ind w:right="240"/>
                </w:pPr>
              </w:pPrChange>
            </w:pPr>
            <w:del w:id="407" w:author="D T" w:date="2019-11-17T21:24:00Z">
              <w:r w:rsidRPr="00131DF5" w:rsidDel="003333ED">
                <w:delText>PC</w:delText>
              </w:r>
              <w:r w:rsidRPr="00131DF5" w:rsidDel="003333ED">
                <w:rPr>
                  <w:rFonts w:hint="eastAsia"/>
                </w:rPr>
                <w:delText>机</w:delText>
              </w:r>
              <w:r w:rsidRPr="00131DF5" w:rsidDel="003333ED">
                <w:rPr>
                  <w:rFonts w:hint="eastAsia"/>
                </w:rPr>
                <w:delText>4</w:delText>
              </w:r>
              <w:r w:rsidRPr="00131DF5" w:rsidDel="003333ED">
                <w:rPr>
                  <w:rFonts w:hint="eastAsia"/>
                </w:rPr>
                <w:delText>台</w:delText>
              </w:r>
            </w:del>
          </w:p>
          <w:p w14:paraId="62D02B5F" w14:textId="77777777" w:rsidR="009F4B4E" w:rsidRPr="00E857B8" w:rsidRDefault="009F4B4E" w:rsidP="00A0103E">
            <w:pPr>
              <w:pPrChange w:id="408" w:author="D T" w:date="2019-11-19T00:16:00Z">
                <w:pPr>
                  <w:jc w:val="center"/>
                </w:pPr>
              </w:pPrChange>
            </w:pPr>
          </w:p>
        </w:tc>
      </w:tr>
      <w:tr w:rsidR="009F4B4E" w:rsidRPr="00E857B8" w14:paraId="3230E317" w14:textId="77777777" w:rsidTr="00131DF5">
        <w:tc>
          <w:tcPr>
            <w:tcW w:w="8706" w:type="dxa"/>
            <w:gridSpan w:val="3"/>
            <w:shd w:val="clear" w:color="auto" w:fill="auto"/>
          </w:tcPr>
          <w:p w14:paraId="4E7F99A6" w14:textId="34F38977" w:rsidR="00952665" w:rsidRPr="00E857B8" w:rsidRDefault="009F4B4E" w:rsidP="00B96B55">
            <w:pPr>
              <w:ind w:right="240"/>
            </w:pPr>
            <w:r w:rsidRPr="00E857B8">
              <w:rPr>
                <w:rFonts w:hint="eastAsia"/>
              </w:rPr>
              <w:t>实验过程及步骤：（给出相应的实验环境拓扑图和实验说明，可另附页）</w:t>
            </w:r>
          </w:p>
          <w:p w14:paraId="70F5350A" w14:textId="77777777" w:rsidR="009F4B4E" w:rsidRPr="00A0103E" w:rsidRDefault="009F4B4E">
            <w:pPr>
              <w:ind w:right="240"/>
              <w:rPr>
                <w:rStyle w:val="20"/>
                <w:rPrChange w:id="409" w:author="D T" w:date="2019-11-19T00:16:00Z">
                  <w:rPr/>
                </w:rPrChange>
              </w:rPr>
              <w:pPrChange w:id="410" w:author="D T" w:date="2019-11-17T21:46:00Z">
                <w:pPr>
                  <w:ind w:firstLineChars="100" w:firstLine="240"/>
                </w:pPr>
              </w:pPrChange>
            </w:pPr>
            <w:r w:rsidRPr="00E857B8">
              <w:rPr>
                <w:rFonts w:hint="eastAsia"/>
              </w:rPr>
              <w:t>一、</w:t>
            </w:r>
            <w:r w:rsidRPr="00A0103E">
              <w:rPr>
                <w:rStyle w:val="20"/>
                <w:rFonts w:hint="eastAsia"/>
                <w:rPrChange w:id="411" w:author="D T" w:date="2019-11-19T00:16:00Z">
                  <w:rPr>
                    <w:rFonts w:hint="eastAsia"/>
                  </w:rPr>
                </w:rPrChange>
              </w:rPr>
              <w:t>配置好相关的实验环境，如图：</w:t>
            </w:r>
          </w:p>
          <w:p w14:paraId="0A00A5DD" w14:textId="77777777" w:rsidR="009F4B4E" w:rsidRPr="00E857B8" w:rsidRDefault="009F4B4E" w:rsidP="00B96B55">
            <w:pPr>
              <w:ind w:right="240"/>
              <w:jc w:val="center"/>
            </w:pPr>
            <w:r w:rsidRPr="00E857B8">
              <w:rPr>
                <w:noProof/>
              </w:rPr>
              <w:lastRenderedPageBreak/>
              <w:drawing>
                <wp:inline distT="0" distB="0" distL="0" distR="0" wp14:anchorId="698CCCFD" wp14:editId="1DB260BD">
                  <wp:extent cx="4302925" cy="316865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093" cy="317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7D20C" w14:textId="77777777" w:rsidR="009F4B4E" w:rsidRPr="00E857B8" w:rsidRDefault="009F4B4E" w:rsidP="00A0103E">
            <w:pPr>
              <w:pStyle w:val="2"/>
              <w:pPrChange w:id="412" w:author="D T" w:date="2019-11-19T00:16:00Z">
                <w:pPr>
                  <w:widowControl/>
                  <w:ind w:right="240" w:firstLineChars="100" w:firstLine="240"/>
                </w:pPr>
              </w:pPrChange>
            </w:pPr>
            <w:r w:rsidRPr="00E857B8">
              <w:rPr>
                <w:rFonts w:hint="eastAsia"/>
              </w:rPr>
              <w:t>二、配置</w:t>
            </w:r>
            <w:r w:rsidRPr="00E857B8">
              <w:rPr>
                <w:rFonts w:hint="eastAsia"/>
              </w:rPr>
              <w:t>4</w:t>
            </w:r>
            <w:r w:rsidRPr="00E857B8">
              <w:rPr>
                <w:rFonts w:hint="eastAsia"/>
              </w:rPr>
              <w:t>台</w:t>
            </w:r>
            <w:r w:rsidRPr="00E857B8">
              <w:rPr>
                <w:rFonts w:hint="eastAsia"/>
              </w:rPr>
              <w:t>PC</w:t>
            </w:r>
            <w:r w:rsidRPr="00E857B8">
              <w:rPr>
                <w:rFonts w:hint="eastAsia"/>
              </w:rPr>
              <w:t>的</w:t>
            </w:r>
            <w:proofErr w:type="spellStart"/>
            <w:r w:rsidRPr="00E857B8">
              <w:rPr>
                <w:rFonts w:hint="eastAsia"/>
              </w:rPr>
              <w:t>ip</w:t>
            </w:r>
            <w:proofErr w:type="spellEnd"/>
            <w:r w:rsidRPr="00E857B8">
              <w:t>、子网掩码、</w:t>
            </w:r>
            <w:r w:rsidRPr="00E857B8">
              <w:rPr>
                <w:rFonts w:hint="eastAsia"/>
              </w:rPr>
              <w:t>网关</w:t>
            </w:r>
          </w:p>
          <w:p w14:paraId="3971EA21" w14:textId="77777777" w:rsidR="009F4B4E" w:rsidRPr="00952665" w:rsidRDefault="009F4B4E" w:rsidP="00A0103E">
            <w:pPr>
              <w:rPr>
                <w:rPrChange w:id="413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pPrChange w:id="414" w:author="D T" w:date="2019-11-19T00:16:00Z">
                <w:pPr>
                  <w:widowControl/>
                  <w:ind w:firstLineChars="100" w:firstLine="240"/>
                </w:pPr>
              </w:pPrChange>
            </w:pPr>
            <w:r w:rsidRPr="00952665">
              <w:rPr>
                <w:rPrChange w:id="415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t>PC0:192.168.1.2   255.255.255.0   192.168.1.1</w:t>
            </w:r>
          </w:p>
          <w:p w14:paraId="622FD0AC" w14:textId="77777777" w:rsidR="009F4B4E" w:rsidRPr="00952665" w:rsidRDefault="009F4B4E" w:rsidP="00A0103E">
            <w:pPr>
              <w:rPr>
                <w:rPrChange w:id="416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pPrChange w:id="417" w:author="D T" w:date="2019-11-19T00:16:00Z">
                <w:pPr>
                  <w:widowControl/>
                  <w:ind w:firstLineChars="100" w:firstLine="240"/>
                </w:pPr>
              </w:pPrChange>
            </w:pPr>
            <w:r w:rsidRPr="00952665">
              <w:rPr>
                <w:rPrChange w:id="418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t>PC1:192.168.1.3   255.255.255.0   192.168.1.1</w:t>
            </w:r>
          </w:p>
          <w:p w14:paraId="5F654AC6" w14:textId="77777777" w:rsidR="009F4B4E" w:rsidRPr="00952665" w:rsidRDefault="009F4B4E" w:rsidP="00A0103E">
            <w:pPr>
              <w:rPr>
                <w:rPrChange w:id="419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pPrChange w:id="420" w:author="D T" w:date="2019-11-19T00:16:00Z">
                <w:pPr>
                  <w:widowControl/>
                  <w:ind w:firstLineChars="100" w:firstLine="240"/>
                </w:pPr>
              </w:pPrChange>
            </w:pPr>
            <w:r w:rsidRPr="00952665">
              <w:rPr>
                <w:rPrChange w:id="421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t>PC2:192.168.2.2   255.255.255.0   192.168.2.1</w:t>
            </w:r>
          </w:p>
          <w:p w14:paraId="4BF2642C" w14:textId="77777777" w:rsidR="009F4B4E" w:rsidRPr="00952665" w:rsidRDefault="009F4B4E" w:rsidP="00A0103E">
            <w:pPr>
              <w:rPr>
                <w:rPrChange w:id="422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pPrChange w:id="423" w:author="D T" w:date="2019-11-19T00:16:00Z">
                <w:pPr>
                  <w:widowControl/>
                  <w:ind w:firstLineChars="100" w:firstLine="240"/>
                </w:pPr>
              </w:pPrChange>
            </w:pPr>
            <w:r w:rsidRPr="00952665">
              <w:rPr>
                <w:rPrChange w:id="424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t>PC3:192.168.2.3   255.255.255.0   192.168.2.1</w:t>
            </w:r>
          </w:p>
          <w:p w14:paraId="2CF9C873" w14:textId="77777777" w:rsidR="009F4B4E" w:rsidRPr="00E857B8" w:rsidRDefault="009F4B4E" w:rsidP="00552A55">
            <w:pPr>
              <w:jc w:val="center"/>
              <w:pPrChange w:id="425" w:author="D T" w:date="2019-11-19T00:17:00Z">
                <w:pPr>
                  <w:widowControl/>
                  <w:ind w:firstLineChars="100" w:firstLine="180"/>
                </w:pPr>
              </w:pPrChange>
            </w:pPr>
            <w:r w:rsidRPr="00E857B8">
              <w:rPr>
                <w:noProof/>
              </w:rPr>
              <w:drawing>
                <wp:inline distT="0" distB="0" distL="0" distR="0" wp14:anchorId="1063447F" wp14:editId="1895BA8D">
                  <wp:extent cx="3956050" cy="3435944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306" cy="3450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B9CCD" w14:textId="4CFC67B6" w:rsidR="009F4B4E" w:rsidRDefault="009F4B4E" w:rsidP="00552A55">
            <w:pPr>
              <w:pStyle w:val="2"/>
              <w:rPr>
                <w:ins w:id="426" w:author="D T" w:date="2019-11-17T21:31:00Z"/>
              </w:rPr>
              <w:pPrChange w:id="427" w:author="D T" w:date="2019-11-19T00:17:00Z">
                <w:pPr>
                  <w:widowControl/>
                  <w:ind w:right="240"/>
                </w:pPr>
              </w:pPrChange>
            </w:pPr>
            <w:r w:rsidRPr="00E857B8">
              <w:rPr>
                <w:rFonts w:ascii="Helvetica" w:hAnsi="Helvetica" w:hint="eastAsia"/>
                <w:szCs w:val="18"/>
              </w:rPr>
              <w:lastRenderedPageBreak/>
              <w:t>三、</w:t>
            </w:r>
            <w:r w:rsidRPr="00E857B8">
              <w:t>在</w:t>
            </w:r>
            <w:r w:rsidRPr="00E857B8">
              <w:t xml:space="preserve"> </w:t>
            </w:r>
            <w:r w:rsidRPr="00E857B8">
              <w:rPr>
                <w:rFonts w:ascii="Times" w:hAnsi="Times"/>
              </w:rPr>
              <w:t xml:space="preserve">SW1 </w:t>
            </w:r>
            <w:r w:rsidRPr="00E857B8">
              <w:t>上</w:t>
            </w:r>
            <w:r w:rsidRPr="00E857B8">
              <w:rPr>
                <w:rFonts w:hint="eastAsia"/>
              </w:rPr>
              <w:t>创建</w:t>
            </w:r>
            <w:r w:rsidRPr="00E857B8">
              <w:t xml:space="preserve"> VLAN</w:t>
            </w:r>
            <w:r w:rsidRPr="00E857B8">
              <w:t>并配置</w:t>
            </w:r>
            <w:r w:rsidRPr="00E857B8">
              <w:t xml:space="preserve"> </w:t>
            </w:r>
            <w:r w:rsidRPr="00E857B8">
              <w:rPr>
                <w:rFonts w:ascii="Times" w:hAnsi="Times"/>
              </w:rPr>
              <w:t xml:space="preserve">IP </w:t>
            </w:r>
            <w:r w:rsidRPr="00E857B8">
              <w:t>地址。</w:t>
            </w:r>
            <w:del w:id="428" w:author="D T" w:date="2019-11-17T21:30:00Z">
              <w:r w:rsidRPr="00E857B8" w:rsidDel="00366A66">
                <w:rPr>
                  <w:rFonts w:hint="eastAsia"/>
                </w:rPr>
                <w:delText> </w:delText>
              </w:r>
            </w:del>
          </w:p>
          <w:p w14:paraId="5BD6B79B" w14:textId="77777777" w:rsidR="00366A66" w:rsidRPr="00C65F2B" w:rsidRDefault="00366A66" w:rsidP="00552A55">
            <w:pPr>
              <w:rPr>
                <w:ins w:id="429" w:author="D T" w:date="2019-11-17T21:32:00Z"/>
                <w:rPrChange w:id="430" w:author="D T" w:date="2019-11-17T21:32:00Z">
                  <w:rPr>
                    <w:ins w:id="431" w:author="D T" w:date="2019-11-17T21:32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432" w:author="D T" w:date="2019-11-19T00:17:00Z">
                <w:pPr>
                  <w:widowControl/>
                  <w:numPr>
                    <w:numId w:val="9"/>
                  </w:numPr>
                  <w:ind w:left="420" w:hanging="420"/>
                </w:pPr>
              </w:pPrChange>
            </w:pPr>
            <w:ins w:id="433" w:author="D T" w:date="2019-11-17T21:32:00Z">
              <w:r w:rsidRPr="00C65F2B">
                <w:rPr>
                  <w:rPrChange w:id="434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在</w:t>
              </w:r>
              <w:r w:rsidRPr="00C65F2B">
                <w:rPr>
                  <w:rPrChange w:id="435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Multilayer Switch0</w:t>
              </w:r>
              <w:r w:rsidRPr="00C65F2B">
                <w:rPr>
                  <w:rPrChange w:id="436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上</w:t>
              </w:r>
              <w:r w:rsidRPr="00C65F2B">
                <w:rPr>
                  <w:rFonts w:hint="eastAsia"/>
                  <w:rPrChange w:id="437" w:author="D T" w:date="2019-11-17T21:32:00Z">
                    <w:rPr>
                      <w:rFonts w:ascii="Songti SC" w:eastAsia="Songti SC" w:hAnsi="Songti SC" w:cs="Times New Roman" w:hint="eastAsia"/>
                      <w:color w:val="000000"/>
                      <w:kern w:val="0"/>
                      <w:sz w:val="22"/>
                    </w:rPr>
                  </w:rPrChange>
                </w:rPr>
                <w:t>创建</w:t>
              </w:r>
              <w:r w:rsidRPr="00C65F2B">
                <w:rPr>
                  <w:rPrChange w:id="438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 vlan1</w:t>
              </w:r>
              <w:r w:rsidRPr="00C65F2B">
                <w:rPr>
                  <w:rPrChange w:id="439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和</w:t>
              </w:r>
              <w:r w:rsidRPr="00C65F2B">
                <w:rPr>
                  <w:rPrChange w:id="440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vlan2</w:t>
              </w:r>
              <w:r w:rsidRPr="00C65F2B">
                <w:rPr>
                  <w:rPrChange w:id="441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，分别配置</w:t>
              </w:r>
              <w:r w:rsidRPr="00C65F2B">
                <w:rPr>
                  <w:rPrChange w:id="442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IP</w:t>
              </w:r>
              <w:r w:rsidRPr="00C65F2B">
                <w:rPr>
                  <w:rPrChange w:id="443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地址</w:t>
              </w:r>
              <w:r w:rsidRPr="00C65F2B">
                <w:rPr>
                  <w:rFonts w:hint="eastAsia"/>
                  <w:rPrChange w:id="444" w:author="D T" w:date="2019-11-17T21:32:00Z">
                    <w:rPr>
                      <w:rFonts w:ascii="Songti SC" w:eastAsia="Songti SC" w:hAnsi="Songti SC" w:cs="Times New Roman" w:hint="eastAsia"/>
                      <w:color w:val="000000"/>
                      <w:kern w:val="0"/>
                      <w:sz w:val="22"/>
                    </w:rPr>
                  </w:rPrChange>
                </w:rPr>
                <w:t>和子网掩码为</w:t>
              </w:r>
              <w:r w:rsidRPr="00C65F2B">
                <w:rPr>
                  <w:rPrChange w:id="445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192.168.1.1 255.255.255.0</w:t>
              </w:r>
              <w:r w:rsidRPr="00C65F2B">
                <w:rPr>
                  <w:rFonts w:hint="eastAsia"/>
                  <w:rPrChange w:id="446" w:author="D T" w:date="2019-11-17T21:32:00Z">
                    <w:rPr>
                      <w:rFonts w:ascii="Songti SC" w:eastAsia="Songti SC" w:hAnsi="Songti SC" w:cs="Times New Roman" w:hint="eastAsia"/>
                      <w:color w:val="000000"/>
                      <w:kern w:val="0"/>
                      <w:sz w:val="22"/>
                    </w:rPr>
                  </w:rPrChange>
                </w:rPr>
                <w:t>和</w:t>
              </w:r>
              <w:r w:rsidRPr="00C65F2B">
                <w:rPr>
                  <w:rPrChange w:id="447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192.168.2.1 255.255.255.0</w:t>
              </w:r>
              <w:r w:rsidRPr="00C65F2B">
                <w:rPr>
                  <w:rPrChange w:id="448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。</w:t>
              </w:r>
            </w:ins>
          </w:p>
          <w:p w14:paraId="0A239094" w14:textId="34FEA6F1" w:rsidR="00366A66" w:rsidRPr="00C65F2B" w:rsidRDefault="00366A66" w:rsidP="00552A55">
            <w:pPr>
              <w:rPr>
                <w:ins w:id="449" w:author="D T" w:date="2019-11-17T21:32:00Z"/>
                <w:rPrChange w:id="450" w:author="D T" w:date="2019-11-17T21:32:00Z">
                  <w:rPr>
                    <w:ins w:id="451" w:author="D T" w:date="2019-11-17T21:32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452" w:author="D T" w:date="2019-11-19T00:17:00Z">
                <w:pPr>
                  <w:widowControl/>
                </w:pPr>
              </w:pPrChange>
            </w:pPr>
          </w:p>
          <w:p w14:paraId="3425607F" w14:textId="77777777" w:rsidR="00366A66" w:rsidRPr="00C65F2B" w:rsidRDefault="00366A66" w:rsidP="00552A55">
            <w:pPr>
              <w:rPr>
                <w:ins w:id="453" w:author="D T" w:date="2019-11-17T21:32:00Z"/>
                <w:rPrChange w:id="454" w:author="D T" w:date="2019-11-17T21:32:00Z">
                  <w:rPr>
                    <w:ins w:id="455" w:author="D T" w:date="2019-11-17T21:32:00Z"/>
                    <w:rFonts w:ascii="宋体" w:hAnsi="宋体"/>
                    <w:sz w:val="20"/>
                  </w:rPr>
                </w:rPrChange>
              </w:rPr>
              <w:pPrChange w:id="456" w:author="D T" w:date="2019-11-19T00:17:00Z">
                <w:pPr>
                  <w:ind w:right="240"/>
                </w:pPr>
              </w:pPrChange>
            </w:pPr>
            <w:ins w:id="457" w:author="D T" w:date="2019-11-17T21:32:00Z">
              <w:r w:rsidRPr="00C65F2B">
                <w:rPr>
                  <w:rPrChange w:id="458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Switch0(config)#</w:t>
              </w:r>
              <w:proofErr w:type="spellStart"/>
              <w:r w:rsidRPr="00C65F2B">
                <w:rPr>
                  <w:rPrChange w:id="459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vlan</w:t>
              </w:r>
              <w:proofErr w:type="spellEnd"/>
              <w:r w:rsidRPr="00C65F2B">
                <w:rPr>
                  <w:rPrChange w:id="460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 1 </w:t>
              </w:r>
            </w:ins>
          </w:p>
          <w:p w14:paraId="18F3BAB6" w14:textId="77777777" w:rsidR="00366A66" w:rsidRPr="00C65F2B" w:rsidRDefault="00366A66" w:rsidP="00552A55">
            <w:pPr>
              <w:rPr>
                <w:ins w:id="461" w:author="D T" w:date="2019-11-17T21:32:00Z"/>
                <w:rPrChange w:id="462" w:author="D T" w:date="2019-11-17T21:32:00Z">
                  <w:rPr>
                    <w:ins w:id="463" w:author="D T" w:date="2019-11-17T21:32:00Z"/>
                    <w:rFonts w:ascii="宋体" w:hAnsi="宋体"/>
                    <w:sz w:val="20"/>
                  </w:rPr>
                </w:rPrChange>
              </w:rPr>
              <w:pPrChange w:id="464" w:author="D T" w:date="2019-11-19T00:17:00Z">
                <w:pPr>
                  <w:ind w:right="240"/>
                </w:pPr>
              </w:pPrChange>
            </w:pPr>
            <w:ins w:id="465" w:author="D T" w:date="2019-11-17T21:32:00Z">
              <w:r w:rsidRPr="00C65F2B">
                <w:rPr>
                  <w:rPrChange w:id="466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spellStart"/>
              <w:proofErr w:type="gramStart"/>
              <w:r w:rsidRPr="00C65F2B">
                <w:rPr>
                  <w:rPrChange w:id="467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vlan</w:t>
              </w:r>
              <w:proofErr w:type="spellEnd"/>
              <w:r w:rsidRPr="00C65F2B">
                <w:rPr>
                  <w:rPrChange w:id="468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)#</w:t>
              </w:r>
              <w:proofErr w:type="spellStart"/>
              <w:proofErr w:type="gramEnd"/>
              <w:r w:rsidRPr="00C65F2B">
                <w:rPr>
                  <w:rPrChange w:id="469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vlan</w:t>
              </w:r>
              <w:proofErr w:type="spellEnd"/>
              <w:r w:rsidRPr="00C65F2B">
                <w:rPr>
                  <w:rPrChange w:id="470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 2 </w:t>
              </w:r>
            </w:ins>
          </w:p>
          <w:p w14:paraId="594E9209" w14:textId="77777777" w:rsidR="00366A66" w:rsidRPr="00C65F2B" w:rsidRDefault="00366A66" w:rsidP="00552A55">
            <w:pPr>
              <w:rPr>
                <w:ins w:id="471" w:author="D T" w:date="2019-11-17T21:32:00Z"/>
                <w:rPrChange w:id="472" w:author="D T" w:date="2019-11-17T21:32:00Z">
                  <w:rPr>
                    <w:ins w:id="473" w:author="D T" w:date="2019-11-17T21:32:00Z"/>
                    <w:rFonts w:ascii="宋体" w:hAnsi="宋体"/>
                    <w:sz w:val="20"/>
                  </w:rPr>
                </w:rPrChange>
              </w:rPr>
              <w:pPrChange w:id="474" w:author="D T" w:date="2019-11-19T00:17:00Z">
                <w:pPr>
                  <w:ind w:right="240"/>
                </w:pPr>
              </w:pPrChange>
            </w:pPr>
            <w:ins w:id="475" w:author="D T" w:date="2019-11-17T21:32:00Z">
              <w:r w:rsidRPr="00C65F2B">
                <w:rPr>
                  <w:rPrChange w:id="476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spellStart"/>
              <w:proofErr w:type="gramStart"/>
              <w:r w:rsidRPr="00C65F2B">
                <w:rPr>
                  <w:rPrChange w:id="477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vlan</w:t>
              </w:r>
              <w:proofErr w:type="spellEnd"/>
              <w:r w:rsidRPr="00C65F2B">
                <w:rPr>
                  <w:rPrChange w:id="478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)#</w:t>
              </w:r>
              <w:proofErr w:type="gramEnd"/>
              <w:r w:rsidRPr="00C65F2B">
                <w:rPr>
                  <w:rPrChange w:id="479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exit</w:t>
              </w:r>
            </w:ins>
          </w:p>
          <w:p w14:paraId="36454CC5" w14:textId="77777777" w:rsidR="00366A66" w:rsidRPr="00C65F2B" w:rsidRDefault="00366A66" w:rsidP="00552A55">
            <w:pPr>
              <w:rPr>
                <w:ins w:id="480" w:author="D T" w:date="2019-11-17T21:32:00Z"/>
                <w:rPrChange w:id="481" w:author="D T" w:date="2019-11-17T21:32:00Z">
                  <w:rPr>
                    <w:ins w:id="482" w:author="D T" w:date="2019-11-17T21:32:00Z"/>
                    <w:rFonts w:ascii="宋体" w:hAnsi="宋体"/>
                    <w:sz w:val="20"/>
                  </w:rPr>
                </w:rPrChange>
              </w:rPr>
              <w:pPrChange w:id="483" w:author="D T" w:date="2019-11-19T00:17:00Z">
                <w:pPr>
                  <w:ind w:right="240"/>
                </w:pPr>
              </w:pPrChange>
            </w:pPr>
            <w:ins w:id="484" w:author="D T" w:date="2019-11-17T21:32:00Z">
              <w:r w:rsidRPr="00C65F2B">
                <w:rPr>
                  <w:rPrChange w:id="485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Multilayer Switch0(config)#int </w:t>
              </w:r>
              <w:proofErr w:type="spellStart"/>
              <w:r w:rsidRPr="00C65F2B">
                <w:rPr>
                  <w:rPrChange w:id="486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vlan</w:t>
              </w:r>
              <w:proofErr w:type="spellEnd"/>
              <w:r w:rsidRPr="00C65F2B">
                <w:rPr>
                  <w:rPrChange w:id="487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 1</w:t>
              </w:r>
            </w:ins>
          </w:p>
          <w:p w14:paraId="1B9EF1D1" w14:textId="77777777" w:rsidR="00366A66" w:rsidRPr="00C65F2B" w:rsidRDefault="00366A66" w:rsidP="00552A55">
            <w:pPr>
              <w:rPr>
                <w:ins w:id="488" w:author="D T" w:date="2019-11-17T21:32:00Z"/>
                <w:rPrChange w:id="489" w:author="D T" w:date="2019-11-17T21:32:00Z">
                  <w:rPr>
                    <w:ins w:id="490" w:author="D T" w:date="2019-11-17T21:32:00Z"/>
                    <w:rFonts w:ascii="宋体" w:hAnsi="宋体"/>
                    <w:sz w:val="20"/>
                  </w:rPr>
                </w:rPrChange>
              </w:rPr>
              <w:pPrChange w:id="491" w:author="D T" w:date="2019-11-19T00:17:00Z">
                <w:pPr>
                  <w:ind w:right="240"/>
                </w:pPr>
              </w:pPrChange>
            </w:pPr>
            <w:ins w:id="492" w:author="D T" w:date="2019-11-17T21:32:00Z">
              <w:r w:rsidRPr="00C65F2B">
                <w:rPr>
                  <w:rPrChange w:id="493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PrChange w:id="494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spellStart"/>
              <w:proofErr w:type="gramEnd"/>
              <w:r w:rsidRPr="00C65F2B">
                <w:rPr>
                  <w:rPrChange w:id="495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ip</w:t>
              </w:r>
              <w:proofErr w:type="spellEnd"/>
              <w:r w:rsidRPr="00C65F2B">
                <w:rPr>
                  <w:rPrChange w:id="496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 address 192.168.1.1 255.255.255.0 </w:t>
              </w:r>
            </w:ins>
          </w:p>
          <w:p w14:paraId="3BAFA702" w14:textId="77777777" w:rsidR="00366A66" w:rsidRPr="00C65F2B" w:rsidRDefault="00366A66" w:rsidP="00552A55">
            <w:pPr>
              <w:rPr>
                <w:ins w:id="497" w:author="D T" w:date="2019-11-17T21:32:00Z"/>
                <w:rPrChange w:id="498" w:author="D T" w:date="2019-11-17T21:32:00Z">
                  <w:rPr>
                    <w:ins w:id="499" w:author="D T" w:date="2019-11-17T21:32:00Z"/>
                    <w:rFonts w:ascii="宋体" w:hAnsi="宋体"/>
                    <w:sz w:val="20"/>
                  </w:rPr>
                </w:rPrChange>
              </w:rPr>
              <w:pPrChange w:id="500" w:author="D T" w:date="2019-11-19T00:17:00Z">
                <w:pPr>
                  <w:ind w:right="240"/>
                </w:pPr>
              </w:pPrChange>
            </w:pPr>
            <w:ins w:id="501" w:author="D T" w:date="2019-11-17T21:32:00Z">
              <w:r w:rsidRPr="00C65F2B">
                <w:rPr>
                  <w:rPrChange w:id="502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PrChange w:id="503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PrChange w:id="504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no shutdown</w:t>
              </w:r>
            </w:ins>
          </w:p>
          <w:p w14:paraId="5CA6C786" w14:textId="77777777" w:rsidR="00366A66" w:rsidRPr="00C65F2B" w:rsidRDefault="00366A66" w:rsidP="00552A55">
            <w:pPr>
              <w:rPr>
                <w:ins w:id="505" w:author="D T" w:date="2019-11-17T21:32:00Z"/>
                <w:rPrChange w:id="506" w:author="D T" w:date="2019-11-17T21:32:00Z">
                  <w:rPr>
                    <w:ins w:id="507" w:author="D T" w:date="2019-11-17T21:32:00Z"/>
                    <w:rFonts w:ascii="宋体" w:hAnsi="宋体"/>
                    <w:sz w:val="20"/>
                  </w:rPr>
                </w:rPrChange>
              </w:rPr>
              <w:pPrChange w:id="508" w:author="D T" w:date="2019-11-19T00:17:00Z">
                <w:pPr>
                  <w:ind w:right="240"/>
                </w:pPr>
              </w:pPrChange>
            </w:pPr>
            <w:ins w:id="509" w:author="D T" w:date="2019-11-17T21:32:00Z">
              <w:r w:rsidRPr="00C65F2B">
                <w:rPr>
                  <w:rPrChange w:id="510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PrChange w:id="511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PrChange w:id="512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exit</w:t>
              </w:r>
            </w:ins>
          </w:p>
          <w:p w14:paraId="05414AAE" w14:textId="77777777" w:rsidR="00366A66" w:rsidRPr="00C65F2B" w:rsidRDefault="00366A66" w:rsidP="00552A55">
            <w:pPr>
              <w:rPr>
                <w:ins w:id="513" w:author="D T" w:date="2019-11-17T21:32:00Z"/>
                <w:rPrChange w:id="514" w:author="D T" w:date="2019-11-17T21:32:00Z">
                  <w:rPr>
                    <w:ins w:id="515" w:author="D T" w:date="2019-11-17T21:32:00Z"/>
                    <w:rFonts w:ascii="宋体" w:hAnsi="宋体"/>
                    <w:sz w:val="20"/>
                  </w:rPr>
                </w:rPrChange>
              </w:rPr>
              <w:pPrChange w:id="516" w:author="D T" w:date="2019-11-19T00:17:00Z">
                <w:pPr>
                  <w:ind w:right="240"/>
                </w:pPr>
              </w:pPrChange>
            </w:pPr>
            <w:ins w:id="517" w:author="D T" w:date="2019-11-17T21:32:00Z">
              <w:r w:rsidRPr="00C65F2B">
                <w:rPr>
                  <w:rPrChange w:id="518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Multilayer Switch0(config)#int </w:t>
              </w:r>
              <w:proofErr w:type="spellStart"/>
              <w:r w:rsidRPr="00C65F2B">
                <w:rPr>
                  <w:rPrChange w:id="519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vlan</w:t>
              </w:r>
              <w:proofErr w:type="spellEnd"/>
              <w:r w:rsidRPr="00C65F2B">
                <w:rPr>
                  <w:rPrChange w:id="520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 2</w:t>
              </w:r>
            </w:ins>
          </w:p>
          <w:p w14:paraId="34DAB760" w14:textId="77777777" w:rsidR="00366A66" w:rsidRPr="00C65F2B" w:rsidRDefault="00366A66" w:rsidP="00552A55">
            <w:pPr>
              <w:rPr>
                <w:ins w:id="521" w:author="D T" w:date="2019-11-17T21:32:00Z"/>
                <w:rPrChange w:id="522" w:author="D T" w:date="2019-11-17T21:32:00Z">
                  <w:rPr>
                    <w:ins w:id="523" w:author="D T" w:date="2019-11-17T21:32:00Z"/>
                    <w:rFonts w:ascii="宋体" w:hAnsi="宋体"/>
                    <w:sz w:val="20"/>
                  </w:rPr>
                </w:rPrChange>
              </w:rPr>
              <w:pPrChange w:id="524" w:author="D T" w:date="2019-11-19T00:17:00Z">
                <w:pPr>
                  <w:ind w:right="240"/>
                </w:pPr>
              </w:pPrChange>
            </w:pPr>
            <w:ins w:id="525" w:author="D T" w:date="2019-11-17T21:32:00Z">
              <w:r w:rsidRPr="00C65F2B">
                <w:rPr>
                  <w:rPrChange w:id="526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PrChange w:id="527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spellStart"/>
              <w:proofErr w:type="gramEnd"/>
              <w:r w:rsidRPr="00C65F2B">
                <w:rPr>
                  <w:rPrChange w:id="528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ip</w:t>
              </w:r>
              <w:proofErr w:type="spellEnd"/>
              <w:r w:rsidRPr="00C65F2B">
                <w:rPr>
                  <w:rPrChange w:id="529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 address 192.168.2.1 255.255.255.0 </w:t>
              </w:r>
            </w:ins>
          </w:p>
          <w:p w14:paraId="45B9A043" w14:textId="77777777" w:rsidR="00366A66" w:rsidRPr="00C65F2B" w:rsidRDefault="00366A66" w:rsidP="00552A55">
            <w:pPr>
              <w:rPr>
                <w:ins w:id="530" w:author="D T" w:date="2019-11-17T21:32:00Z"/>
                <w:rPrChange w:id="531" w:author="D T" w:date="2019-11-17T21:32:00Z">
                  <w:rPr>
                    <w:ins w:id="532" w:author="D T" w:date="2019-11-17T21:32:00Z"/>
                    <w:rFonts w:ascii="宋体" w:hAnsi="宋体"/>
                    <w:sz w:val="20"/>
                  </w:rPr>
                </w:rPrChange>
              </w:rPr>
              <w:pPrChange w:id="533" w:author="D T" w:date="2019-11-19T00:17:00Z">
                <w:pPr>
                  <w:ind w:right="240"/>
                </w:pPr>
              </w:pPrChange>
            </w:pPr>
            <w:ins w:id="534" w:author="D T" w:date="2019-11-17T21:32:00Z">
              <w:r w:rsidRPr="00C65F2B">
                <w:rPr>
                  <w:rPrChange w:id="535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PrChange w:id="536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PrChange w:id="537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no shutdown</w:t>
              </w:r>
            </w:ins>
          </w:p>
          <w:p w14:paraId="285731FC" w14:textId="5FC060AE" w:rsidR="00366A66" w:rsidRPr="00552A55" w:rsidRDefault="00366A66" w:rsidP="00552A55">
            <w:pPr>
              <w:rPr>
                <w:rFonts w:hint="eastAsia"/>
                <w:rPrChange w:id="538" w:author="D T" w:date="2019-11-19T00:17:00Z">
                  <w:rPr>
                    <w:rFonts w:ascii="Songti SC" w:eastAsia="Songti SC" w:hAnsi="Songti SC" w:cs="Times New Roman" w:hint="eastAsia"/>
                    <w:color w:val="000000"/>
                    <w:kern w:val="0"/>
                    <w:sz w:val="22"/>
                  </w:rPr>
                </w:rPrChange>
              </w:rPr>
              <w:pPrChange w:id="539" w:author="D T" w:date="2019-11-19T00:17:00Z">
                <w:pPr>
                  <w:widowControl/>
                  <w:ind w:firstLine="480"/>
                </w:pPr>
              </w:pPrChange>
            </w:pPr>
            <w:ins w:id="540" w:author="D T" w:date="2019-11-17T21:32:00Z">
              <w:r w:rsidRPr="00C65F2B">
                <w:rPr>
                  <w:rPrChange w:id="541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PrChange w:id="542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PrChange w:id="543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exit</w:t>
              </w:r>
            </w:ins>
          </w:p>
          <w:p w14:paraId="580B20B7" w14:textId="72C1660C" w:rsidR="009F4B4E" w:rsidRPr="00E857B8" w:rsidDel="00366A66" w:rsidRDefault="009F4B4E" w:rsidP="00B96B55">
            <w:pPr>
              <w:ind w:right="240"/>
              <w:rPr>
                <w:del w:id="544" w:author="D T" w:date="2019-11-17T21:32:00Z"/>
                <w:rFonts w:ascii="宋体" w:hAnsi="宋体"/>
              </w:rPr>
            </w:pPr>
            <w:del w:id="545" w:author="D T" w:date="2019-11-17T21:32:00Z">
              <w:r w:rsidRPr="00E857B8" w:rsidDel="00366A66">
                <w:rPr>
                  <w:rFonts w:ascii="宋体" w:hAnsi="宋体"/>
                </w:rPr>
                <w:delText xml:space="preserve">SW1(config)#vlan 1 </w:delText>
              </w:r>
            </w:del>
          </w:p>
          <w:p w14:paraId="3DF2E7D2" w14:textId="79B165BF" w:rsidR="009F4B4E" w:rsidRPr="00E857B8" w:rsidDel="00366A66" w:rsidRDefault="009F4B4E" w:rsidP="00B96B55">
            <w:pPr>
              <w:ind w:right="240"/>
              <w:rPr>
                <w:del w:id="546" w:author="D T" w:date="2019-11-17T21:32:00Z"/>
                <w:rFonts w:ascii="宋体" w:hAnsi="宋体"/>
              </w:rPr>
            </w:pPr>
            <w:del w:id="547" w:author="D T" w:date="2019-11-17T21:32:00Z">
              <w:r w:rsidRPr="00E857B8" w:rsidDel="00366A66">
                <w:rPr>
                  <w:rFonts w:ascii="宋体" w:hAnsi="宋体"/>
                </w:rPr>
                <w:delText xml:space="preserve">SW1(config-vlan)#vlan 2 </w:delText>
              </w:r>
            </w:del>
          </w:p>
          <w:p w14:paraId="2AB426E0" w14:textId="047DA0AD" w:rsidR="009F4B4E" w:rsidRPr="00E857B8" w:rsidDel="00366A66" w:rsidRDefault="009F4B4E" w:rsidP="00B96B55">
            <w:pPr>
              <w:ind w:right="240"/>
              <w:rPr>
                <w:del w:id="548" w:author="D T" w:date="2019-11-17T21:32:00Z"/>
                <w:rFonts w:ascii="宋体" w:hAnsi="宋体"/>
              </w:rPr>
            </w:pPr>
            <w:del w:id="549" w:author="D T" w:date="2019-11-17T21:32:00Z">
              <w:r w:rsidRPr="00E857B8" w:rsidDel="00366A66">
                <w:rPr>
                  <w:rFonts w:ascii="宋体" w:hAnsi="宋体"/>
                </w:rPr>
                <w:delText>SW1(config-vlan)#exit </w:delText>
              </w:r>
            </w:del>
          </w:p>
          <w:p w14:paraId="4A0AA418" w14:textId="59286762" w:rsidR="00B96B55" w:rsidDel="00366A66" w:rsidRDefault="009F4B4E" w:rsidP="00B96B55">
            <w:pPr>
              <w:ind w:right="240"/>
              <w:rPr>
                <w:del w:id="550" w:author="D T" w:date="2019-11-17T21:32:00Z"/>
                <w:rFonts w:ascii="宋体" w:hAnsi="宋体"/>
              </w:rPr>
            </w:pPr>
            <w:del w:id="551" w:author="D T" w:date="2019-11-17T21:32:00Z">
              <w:r w:rsidRPr="00E857B8" w:rsidDel="00366A66">
                <w:rPr>
                  <w:rFonts w:ascii="宋体" w:hAnsi="宋体"/>
                </w:rPr>
                <w:delText>SW1(config)#int vlan 1</w:delText>
              </w:r>
            </w:del>
          </w:p>
          <w:p w14:paraId="5C443312" w14:textId="3BB65C81" w:rsidR="009F4B4E" w:rsidRPr="00E857B8" w:rsidDel="00366A66" w:rsidRDefault="009F4B4E" w:rsidP="00B96B55">
            <w:pPr>
              <w:ind w:right="240"/>
              <w:rPr>
                <w:del w:id="552" w:author="D T" w:date="2019-11-17T21:32:00Z"/>
                <w:rFonts w:ascii="宋体" w:hAnsi="宋体"/>
              </w:rPr>
            </w:pPr>
            <w:del w:id="553" w:author="D T" w:date="2019-11-17T21:32:00Z">
              <w:r w:rsidRPr="00E857B8" w:rsidDel="00366A66">
                <w:rPr>
                  <w:rFonts w:ascii="宋体" w:hAnsi="宋体"/>
                </w:rPr>
                <w:delText xml:space="preserve">SW1(config-if)#ip address 192.168.1.1 255.255.255.0 </w:delText>
              </w:r>
            </w:del>
          </w:p>
          <w:p w14:paraId="3F680F42" w14:textId="625F98BD" w:rsidR="009F4B4E" w:rsidRPr="00E857B8" w:rsidDel="00366A66" w:rsidRDefault="009F4B4E" w:rsidP="00B96B55">
            <w:pPr>
              <w:ind w:right="240"/>
              <w:rPr>
                <w:del w:id="554" w:author="D T" w:date="2019-11-17T21:32:00Z"/>
                <w:rFonts w:ascii="宋体" w:hAnsi="宋体"/>
              </w:rPr>
            </w:pPr>
            <w:del w:id="555" w:author="D T" w:date="2019-11-17T21:32:00Z">
              <w:r w:rsidRPr="00E857B8" w:rsidDel="00366A66">
                <w:rPr>
                  <w:rFonts w:ascii="宋体" w:hAnsi="宋体"/>
                </w:rPr>
                <w:delText>SW1(config-if)#no shutdown </w:delText>
              </w:r>
            </w:del>
          </w:p>
          <w:p w14:paraId="39B8B628" w14:textId="4DC0D5B9" w:rsidR="00B96B55" w:rsidDel="00366A66" w:rsidRDefault="009F4B4E" w:rsidP="00B96B55">
            <w:pPr>
              <w:ind w:right="240"/>
              <w:rPr>
                <w:del w:id="556" w:author="D T" w:date="2019-11-17T21:32:00Z"/>
                <w:rFonts w:ascii="宋体" w:hAnsi="宋体"/>
              </w:rPr>
            </w:pPr>
            <w:del w:id="557" w:author="D T" w:date="2019-11-17T21:32:00Z">
              <w:r w:rsidRPr="00E857B8" w:rsidDel="00366A66">
                <w:rPr>
                  <w:rFonts w:ascii="宋体" w:hAnsi="宋体"/>
                </w:rPr>
                <w:delText>SW1(config-if)#exit</w:delText>
              </w:r>
            </w:del>
          </w:p>
          <w:p w14:paraId="37DB6703" w14:textId="54DE6FAA" w:rsidR="00B96B55" w:rsidDel="00366A66" w:rsidRDefault="009F4B4E" w:rsidP="00B96B55">
            <w:pPr>
              <w:ind w:right="240"/>
              <w:rPr>
                <w:del w:id="558" w:author="D T" w:date="2019-11-17T21:32:00Z"/>
                <w:rFonts w:ascii="宋体" w:hAnsi="宋体"/>
              </w:rPr>
            </w:pPr>
            <w:del w:id="559" w:author="D T" w:date="2019-11-17T21:32:00Z">
              <w:r w:rsidRPr="00E857B8" w:rsidDel="00366A66">
                <w:rPr>
                  <w:rFonts w:ascii="宋体" w:hAnsi="宋体"/>
                </w:rPr>
                <w:delText>SW1(config)#int vlan 2</w:delText>
              </w:r>
            </w:del>
          </w:p>
          <w:p w14:paraId="161E2907" w14:textId="3246D70B" w:rsidR="009F4B4E" w:rsidRPr="00E857B8" w:rsidDel="00366A66" w:rsidRDefault="009F4B4E" w:rsidP="00B96B55">
            <w:pPr>
              <w:ind w:right="240"/>
              <w:rPr>
                <w:del w:id="560" w:author="D T" w:date="2019-11-17T21:32:00Z"/>
                <w:rFonts w:ascii="宋体" w:hAnsi="宋体"/>
              </w:rPr>
            </w:pPr>
            <w:del w:id="561" w:author="D T" w:date="2019-11-17T21:32:00Z">
              <w:r w:rsidRPr="00E857B8" w:rsidDel="00366A66">
                <w:rPr>
                  <w:rFonts w:ascii="宋体" w:hAnsi="宋体"/>
                </w:rPr>
                <w:delText xml:space="preserve">SW1(config-if)#ip address 192.168.2.1 255.255.255.0 </w:delText>
              </w:r>
            </w:del>
          </w:p>
          <w:p w14:paraId="15DB8B4F" w14:textId="5BED71E0" w:rsidR="00B96B55" w:rsidDel="00366A66" w:rsidRDefault="009F4B4E" w:rsidP="00B96B55">
            <w:pPr>
              <w:ind w:right="240"/>
              <w:rPr>
                <w:del w:id="562" w:author="D T" w:date="2019-11-17T21:32:00Z"/>
                <w:rFonts w:ascii="宋体" w:hAnsi="宋体"/>
              </w:rPr>
            </w:pPr>
            <w:del w:id="563" w:author="D T" w:date="2019-11-17T21:32:00Z">
              <w:r w:rsidRPr="00E857B8" w:rsidDel="00366A66">
                <w:rPr>
                  <w:rFonts w:ascii="宋体" w:hAnsi="宋体"/>
                </w:rPr>
                <w:delText>SW1(config-if)#no shutdown</w:delText>
              </w:r>
            </w:del>
          </w:p>
          <w:p w14:paraId="1E18A10D" w14:textId="29BF8FDC" w:rsidR="009F4B4E" w:rsidRPr="00E857B8" w:rsidDel="00366A66" w:rsidRDefault="009F4B4E" w:rsidP="00B96B55">
            <w:pPr>
              <w:ind w:right="240"/>
              <w:rPr>
                <w:del w:id="564" w:author="D T" w:date="2019-11-17T21:32:00Z"/>
                <w:rFonts w:ascii="宋体" w:hAnsi="宋体"/>
              </w:rPr>
            </w:pPr>
            <w:del w:id="565" w:author="D T" w:date="2019-11-17T21:32:00Z">
              <w:r w:rsidRPr="00E857B8" w:rsidDel="00366A66">
                <w:rPr>
                  <w:rFonts w:ascii="宋体" w:hAnsi="宋体"/>
                </w:rPr>
                <w:delText>SW1(config-if)#exit </w:delText>
              </w:r>
            </w:del>
          </w:p>
          <w:p w14:paraId="31E72958" w14:textId="77777777" w:rsidR="009F4B4E" w:rsidRPr="00E857B8" w:rsidRDefault="009F4B4E">
            <w:pPr>
              <w:ind w:right="240"/>
              <w:jc w:val="center"/>
              <w:rPr>
                <w:rFonts w:ascii="宋体" w:hAnsi="宋体"/>
              </w:rPr>
              <w:pPrChange w:id="566" w:author="D T" w:date="2019-11-17T21:32:00Z">
                <w:pPr/>
              </w:pPrChange>
            </w:pPr>
            <w:r w:rsidRPr="00E857B8">
              <w:rPr>
                <w:noProof/>
              </w:rPr>
              <w:drawing>
                <wp:inline distT="0" distB="0" distL="0" distR="0" wp14:anchorId="0FAE3EE8" wp14:editId="5C99190F">
                  <wp:extent cx="4476750" cy="2777892"/>
                  <wp:effectExtent l="0" t="0" r="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605" cy="278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C1D7D" w14:textId="77777777" w:rsidR="00C65F2B" w:rsidRPr="00C65F2B" w:rsidRDefault="009F4B4E" w:rsidP="00552A55">
            <w:pPr>
              <w:pStyle w:val="2"/>
              <w:rPr>
                <w:ins w:id="567" w:author="D T" w:date="2019-11-17T21:33:00Z"/>
                <w:rFonts w:ascii="宋体" w:hAnsi="宋体"/>
                <w:szCs w:val="24"/>
                <w:rPrChange w:id="568" w:author="D T" w:date="2019-11-17T21:33:00Z">
                  <w:rPr>
                    <w:ins w:id="569" w:author="D T" w:date="2019-11-17T21:33:00Z"/>
                  </w:rPr>
                </w:rPrChange>
              </w:rPr>
              <w:pPrChange w:id="570" w:author="D T" w:date="2019-11-19T00:17:00Z">
                <w:pPr>
                  <w:pStyle w:val="aa"/>
                  <w:numPr>
                    <w:numId w:val="9"/>
                  </w:numPr>
                  <w:ind w:left="420" w:firstLineChars="0" w:hanging="420"/>
                </w:pPr>
              </w:pPrChange>
            </w:pPr>
            <w:r w:rsidRPr="00C65F2B">
              <w:rPr>
                <w:rFonts w:hint="eastAsia"/>
                <w:szCs w:val="22"/>
                <w:rPrChange w:id="571" w:author="D T" w:date="2019-11-17T21:33:00Z">
                  <w:rPr>
                    <w:rFonts w:ascii="Helvetica" w:hAnsi="Helvetica" w:cs="Times New Roman" w:hint="eastAsia"/>
                    <w:kern w:val="0"/>
                    <w:szCs w:val="18"/>
                  </w:rPr>
                </w:rPrChange>
              </w:rPr>
              <w:lastRenderedPageBreak/>
              <w:t>四、</w:t>
            </w:r>
            <w:ins w:id="572" w:author="D T" w:date="2019-11-17T21:33:00Z">
              <w:r w:rsidR="00C65F2B" w:rsidRPr="00C65F2B">
                <w:rPr>
                  <w:rFonts w:hint="eastAsia"/>
                  <w:rPrChange w:id="573" w:author="D T" w:date="2019-11-17T21:33:00Z">
                    <w:rPr>
                      <w:rFonts w:hint="eastAsia"/>
                    </w:rPr>
                  </w:rPrChange>
                </w:rPr>
                <w:t>在</w:t>
              </w:r>
              <w:r w:rsidR="00C65F2B" w:rsidRPr="00C65F2B">
                <w:rPr>
                  <w:rPrChange w:id="574" w:author="D T" w:date="2019-11-17T21:33:00Z">
                    <w:rPr/>
                  </w:rPrChange>
                </w:rPr>
                <w:t>Multilayer Switch0</w:t>
              </w:r>
              <w:r w:rsidR="00C65F2B" w:rsidRPr="00C65F2B">
                <w:rPr>
                  <w:rPrChange w:id="575" w:author="D T" w:date="2019-11-17T21:33:00Z">
                    <w:rPr/>
                  </w:rPrChange>
                </w:rPr>
                <w:t>上</w:t>
              </w:r>
              <w:r w:rsidR="00C65F2B" w:rsidRPr="00C65F2B">
                <w:rPr>
                  <w:rFonts w:hint="eastAsia"/>
                  <w:rPrChange w:id="576" w:author="D T" w:date="2019-11-17T21:33:00Z">
                    <w:rPr>
                      <w:rFonts w:hint="eastAsia"/>
                    </w:rPr>
                  </w:rPrChange>
                </w:rPr>
                <w:t>开启</w:t>
              </w:r>
              <w:r w:rsidR="00C65F2B" w:rsidRPr="00C65F2B">
                <w:rPr>
                  <w:rPrChange w:id="577" w:author="D T" w:date="2019-11-17T21:33:00Z">
                    <w:rPr/>
                  </w:rPrChange>
                </w:rPr>
                <w:t>f0/1</w:t>
              </w:r>
              <w:r w:rsidR="00C65F2B" w:rsidRPr="00C65F2B">
                <w:rPr>
                  <w:rFonts w:hint="eastAsia"/>
                  <w:rPrChange w:id="578" w:author="D T" w:date="2019-11-17T21:33:00Z">
                    <w:rPr>
                      <w:rFonts w:hint="eastAsia"/>
                    </w:rPr>
                  </w:rPrChange>
                </w:rPr>
                <w:t>和</w:t>
              </w:r>
              <w:r w:rsidR="00C65F2B" w:rsidRPr="00C65F2B">
                <w:rPr>
                  <w:rPrChange w:id="579" w:author="D T" w:date="2019-11-17T21:33:00Z">
                    <w:rPr/>
                  </w:rPrChange>
                </w:rPr>
                <w:t>f0/2</w:t>
              </w:r>
              <w:r w:rsidR="00C65F2B" w:rsidRPr="00C65F2B">
                <w:rPr>
                  <w:rFonts w:hint="eastAsia"/>
                  <w:rPrChange w:id="580" w:author="D T" w:date="2019-11-17T21:33:00Z">
                    <w:rPr>
                      <w:rFonts w:hint="eastAsia"/>
                    </w:rPr>
                  </w:rPrChange>
                </w:rPr>
                <w:t>端口，并</w:t>
              </w:r>
              <w:r w:rsidR="00C65F2B" w:rsidRPr="00C65F2B">
                <w:rPr>
                  <w:rPrChange w:id="581" w:author="D T" w:date="2019-11-17T21:33:00Z">
                    <w:rPr/>
                  </w:rPrChange>
                </w:rPr>
                <w:t>配置</w:t>
              </w:r>
              <w:r w:rsidR="00C65F2B" w:rsidRPr="00C65F2B">
                <w:rPr>
                  <w:rFonts w:hint="eastAsia"/>
                  <w:rPrChange w:id="582" w:author="D T" w:date="2019-11-17T21:33:00Z">
                    <w:rPr>
                      <w:rFonts w:hint="eastAsia"/>
                    </w:rPr>
                  </w:rPrChange>
                </w:rPr>
                <w:t>端口模式为</w:t>
              </w:r>
              <w:r w:rsidR="00C65F2B" w:rsidRPr="00C65F2B">
                <w:rPr>
                  <w:rPrChange w:id="583" w:author="D T" w:date="2019-11-17T21:33:00Z">
                    <w:rPr/>
                  </w:rPrChange>
                </w:rPr>
                <w:t>Trunk</w:t>
              </w:r>
              <w:r w:rsidR="00C65F2B" w:rsidRPr="00C65F2B">
                <w:rPr>
                  <w:rPrChange w:id="584" w:author="D T" w:date="2019-11-17T21:33:00Z">
                    <w:rPr/>
                  </w:rPrChange>
                </w:rPr>
                <w:t>。</w:t>
              </w:r>
            </w:ins>
          </w:p>
          <w:p w14:paraId="112730B8" w14:textId="14DA80D4" w:rsidR="00C65F2B" w:rsidRPr="00C65F2B" w:rsidRDefault="009F4B4E">
            <w:pPr>
              <w:widowControl/>
              <w:ind w:right="240"/>
              <w:rPr>
                <w:rFonts w:ascii="Songti SC" w:eastAsia="Songti SC" w:hAnsi="Songti SC" w:cs="Times New Roman"/>
                <w:color w:val="000000"/>
                <w:kern w:val="0"/>
                <w:sz w:val="22"/>
                <w:rPrChange w:id="585" w:author="D T" w:date="2019-11-17T21:33:00Z">
                  <w:rPr>
                    <w:rFonts w:ascii="Times" w:hAnsi="Times" w:cs="Times New Roman"/>
                    <w:color w:val="000000"/>
                    <w:kern w:val="0"/>
                    <w:sz w:val="22"/>
                  </w:rPr>
                </w:rPrChange>
              </w:rPr>
              <w:pPrChange w:id="586" w:author="D T" w:date="2019-11-17T21:32:00Z">
                <w:pPr>
                  <w:widowControl/>
                  <w:ind w:firstLine="480"/>
                </w:pPr>
              </w:pPrChange>
            </w:pPr>
            <w:del w:id="587" w:author="D T" w:date="2019-11-17T21:33:00Z">
              <w:r w:rsidRPr="00E857B8" w:rsidDel="00C65F2B">
                <w:rPr>
                  <w:rFonts w:ascii="Helvetica" w:hAnsi="Helvetica" w:cs="Times New Roman" w:hint="eastAsia"/>
                  <w:kern w:val="0"/>
                  <w:szCs w:val="18"/>
                </w:rPr>
                <w:delText>S</w:delText>
              </w:r>
              <w:r w:rsidRPr="00E857B8" w:rsidDel="00C65F2B">
                <w:rPr>
                  <w:rFonts w:ascii="Times" w:hAnsi="Times" w:cs="Times New Roman"/>
                  <w:color w:val="000000"/>
                  <w:kern w:val="0"/>
                  <w:sz w:val="22"/>
                </w:rPr>
                <w:delText xml:space="preserve">W1 </w:delText>
              </w:r>
              <w:r w:rsidRPr="00E857B8" w:rsidDel="00C65F2B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 xml:space="preserve">上配置 </w:delText>
              </w:r>
              <w:r w:rsidRPr="00E857B8" w:rsidDel="00C65F2B">
                <w:rPr>
                  <w:rFonts w:ascii="Times" w:hAnsi="Times" w:cs="Times New Roman"/>
                  <w:color w:val="000000"/>
                  <w:kern w:val="0"/>
                  <w:sz w:val="22"/>
                </w:rPr>
                <w:delText>Trunk</w:delText>
              </w:r>
            </w:del>
            <w:del w:id="588" w:author="D T" w:date="2019-11-17T21:32:00Z">
              <w:r w:rsidRPr="00E857B8" w:rsidDel="00C65F2B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>。</w:delText>
              </w:r>
            </w:del>
          </w:p>
          <w:p w14:paraId="14B6D758" w14:textId="77777777" w:rsidR="00C65F2B" w:rsidRPr="00C65F2B" w:rsidRDefault="00C65F2B" w:rsidP="00552A55">
            <w:pPr>
              <w:rPr>
                <w:ins w:id="589" w:author="D T" w:date="2019-11-17T21:33:00Z"/>
                <w:rPrChange w:id="590" w:author="D T" w:date="2019-11-17T21:33:00Z">
                  <w:rPr>
                    <w:ins w:id="591" w:author="D T" w:date="2019-11-17T21:33:00Z"/>
                    <w:rFonts w:ascii="宋体" w:hAnsi="宋体"/>
                    <w:sz w:val="20"/>
                  </w:rPr>
                </w:rPrChange>
              </w:rPr>
              <w:pPrChange w:id="592" w:author="D T" w:date="2019-11-19T00:17:00Z">
                <w:pPr>
                  <w:ind w:right="240"/>
                </w:pPr>
              </w:pPrChange>
            </w:pPr>
            <w:ins w:id="593" w:author="D T" w:date="2019-11-17T21:33:00Z">
              <w:r w:rsidRPr="00C65F2B">
                <w:rPr>
                  <w:rPrChange w:id="594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Switch0(config)#interface f0/1</w:t>
              </w:r>
            </w:ins>
          </w:p>
          <w:p w14:paraId="456FFFF1" w14:textId="77777777" w:rsidR="00C65F2B" w:rsidRPr="00C65F2B" w:rsidRDefault="00C65F2B" w:rsidP="00552A55">
            <w:pPr>
              <w:rPr>
                <w:ins w:id="595" w:author="D T" w:date="2019-11-17T21:33:00Z"/>
                <w:rPrChange w:id="596" w:author="D T" w:date="2019-11-17T21:33:00Z">
                  <w:rPr>
                    <w:ins w:id="597" w:author="D T" w:date="2019-11-17T21:33:00Z"/>
                    <w:rFonts w:ascii="宋体" w:hAnsi="宋体"/>
                    <w:sz w:val="20"/>
                  </w:rPr>
                </w:rPrChange>
              </w:rPr>
              <w:pPrChange w:id="598" w:author="D T" w:date="2019-11-19T00:17:00Z">
                <w:pPr>
                  <w:ind w:right="240"/>
                </w:pPr>
              </w:pPrChange>
            </w:pPr>
            <w:ins w:id="599" w:author="D T" w:date="2019-11-17T21:33:00Z">
              <w:r w:rsidRPr="00C65F2B">
                <w:rPr>
                  <w:rPrChange w:id="600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PrChange w:id="601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PrChange w:id="602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switchport mode trunk</w:t>
              </w:r>
            </w:ins>
          </w:p>
          <w:p w14:paraId="74BAAA7F" w14:textId="77777777" w:rsidR="00C65F2B" w:rsidRPr="00C65F2B" w:rsidRDefault="00C65F2B" w:rsidP="00552A55">
            <w:pPr>
              <w:rPr>
                <w:ins w:id="603" w:author="D T" w:date="2019-11-17T21:33:00Z"/>
                <w:rPrChange w:id="604" w:author="D T" w:date="2019-11-17T21:33:00Z">
                  <w:rPr>
                    <w:ins w:id="605" w:author="D T" w:date="2019-11-17T21:33:00Z"/>
                    <w:rFonts w:ascii="宋体" w:hAnsi="宋体"/>
                    <w:sz w:val="20"/>
                  </w:rPr>
                </w:rPrChange>
              </w:rPr>
              <w:pPrChange w:id="606" w:author="D T" w:date="2019-11-19T00:17:00Z">
                <w:pPr>
                  <w:ind w:right="240"/>
                </w:pPr>
              </w:pPrChange>
            </w:pPr>
            <w:ins w:id="607" w:author="D T" w:date="2019-11-17T21:33:00Z">
              <w:r w:rsidRPr="00C65F2B">
                <w:rPr>
                  <w:rPrChange w:id="608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PrChange w:id="609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PrChange w:id="610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exit</w:t>
              </w:r>
            </w:ins>
          </w:p>
          <w:p w14:paraId="382BC432" w14:textId="77777777" w:rsidR="00C65F2B" w:rsidRPr="00C65F2B" w:rsidRDefault="00C65F2B" w:rsidP="00552A55">
            <w:pPr>
              <w:rPr>
                <w:ins w:id="611" w:author="D T" w:date="2019-11-17T21:33:00Z"/>
                <w:rPrChange w:id="612" w:author="D T" w:date="2019-11-17T21:33:00Z">
                  <w:rPr>
                    <w:ins w:id="613" w:author="D T" w:date="2019-11-17T21:33:00Z"/>
                    <w:rFonts w:ascii="宋体" w:hAnsi="宋体"/>
                    <w:sz w:val="20"/>
                  </w:rPr>
                </w:rPrChange>
              </w:rPr>
              <w:pPrChange w:id="614" w:author="D T" w:date="2019-11-19T00:17:00Z">
                <w:pPr>
                  <w:ind w:right="240"/>
                </w:pPr>
              </w:pPrChange>
            </w:pPr>
            <w:ins w:id="615" w:author="D T" w:date="2019-11-17T21:33:00Z">
              <w:r w:rsidRPr="00C65F2B">
                <w:rPr>
                  <w:rPrChange w:id="616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Switch0(config)#interface f0/2</w:t>
              </w:r>
            </w:ins>
          </w:p>
          <w:p w14:paraId="021287F6" w14:textId="77777777" w:rsidR="00C65F2B" w:rsidRPr="00C65F2B" w:rsidRDefault="00C65F2B" w:rsidP="00552A55">
            <w:pPr>
              <w:rPr>
                <w:ins w:id="617" w:author="D T" w:date="2019-11-17T21:33:00Z"/>
                <w:rPrChange w:id="618" w:author="D T" w:date="2019-11-17T21:33:00Z">
                  <w:rPr>
                    <w:ins w:id="619" w:author="D T" w:date="2019-11-17T21:33:00Z"/>
                    <w:rFonts w:ascii="宋体" w:hAnsi="宋体"/>
                    <w:sz w:val="20"/>
                  </w:rPr>
                </w:rPrChange>
              </w:rPr>
              <w:pPrChange w:id="620" w:author="D T" w:date="2019-11-19T00:17:00Z">
                <w:pPr>
                  <w:ind w:right="240"/>
                </w:pPr>
              </w:pPrChange>
            </w:pPr>
            <w:ins w:id="621" w:author="D T" w:date="2019-11-17T21:33:00Z">
              <w:r w:rsidRPr="00C65F2B">
                <w:rPr>
                  <w:rPrChange w:id="622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PrChange w:id="623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PrChange w:id="624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switchport mode trunk</w:t>
              </w:r>
            </w:ins>
          </w:p>
          <w:p w14:paraId="3DE6C1F4" w14:textId="36E8D888" w:rsidR="009F4B4E" w:rsidDel="0018363B" w:rsidRDefault="00C65F2B" w:rsidP="00552A55">
            <w:pPr>
              <w:rPr>
                <w:del w:id="625" w:author="D T" w:date="2019-11-17T21:33:00Z"/>
              </w:rPr>
              <w:pPrChange w:id="626" w:author="D T" w:date="2019-11-19T00:17:00Z">
                <w:pPr>
                  <w:ind w:right="240"/>
                </w:pPr>
              </w:pPrChange>
            </w:pPr>
            <w:ins w:id="627" w:author="D T" w:date="2019-11-17T21:33:00Z">
              <w:r w:rsidRPr="00C65F2B">
                <w:rPr>
                  <w:rPrChange w:id="628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PrChange w:id="629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PrChange w:id="630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exit</w:t>
              </w:r>
            </w:ins>
            <w:del w:id="631" w:author="D T" w:date="2019-11-17T21:33:00Z">
              <w:r w:rsidR="009F4B4E" w:rsidRPr="00E857B8" w:rsidDel="00C65F2B">
                <w:rPr>
                  <w:rFonts w:ascii="宋体" w:hAnsi="宋体"/>
                </w:rPr>
                <w:delText>SW1(config)#interface f0/1</w:delText>
              </w:r>
            </w:del>
          </w:p>
          <w:p w14:paraId="1DC79F04" w14:textId="77777777" w:rsidR="0018363B" w:rsidRPr="00C65F2B" w:rsidRDefault="0018363B" w:rsidP="00552A55">
            <w:pPr>
              <w:rPr>
                <w:ins w:id="632" w:author="D T" w:date="2019-11-17T21:48:00Z"/>
                <w:rPrChange w:id="633" w:author="D T" w:date="2019-11-17T21:33:00Z">
                  <w:rPr>
                    <w:ins w:id="634" w:author="D T" w:date="2019-11-17T21:48:00Z"/>
                    <w:rFonts w:ascii="宋体" w:hAnsi="宋体"/>
                  </w:rPr>
                </w:rPrChange>
              </w:rPr>
              <w:pPrChange w:id="635" w:author="D T" w:date="2019-11-19T00:17:00Z">
                <w:pPr>
                  <w:ind w:right="240"/>
                </w:pPr>
              </w:pPrChange>
            </w:pPr>
          </w:p>
          <w:p w14:paraId="58AB7439" w14:textId="6FDFCFD9" w:rsidR="009F4B4E" w:rsidRPr="00E857B8" w:rsidDel="00C65F2B" w:rsidRDefault="009F4B4E">
            <w:pPr>
              <w:ind w:right="240"/>
              <w:rPr>
                <w:del w:id="636" w:author="D T" w:date="2019-11-17T21:33:00Z"/>
                <w:rFonts w:ascii="宋体" w:hAnsi="宋体"/>
              </w:rPr>
            </w:pPr>
            <w:del w:id="637" w:author="D T" w:date="2019-11-17T21:33:00Z">
              <w:r w:rsidRPr="00E857B8" w:rsidDel="00C65F2B">
                <w:rPr>
                  <w:rFonts w:ascii="宋体" w:hAnsi="宋体"/>
                </w:rPr>
                <w:delText xml:space="preserve">SW1(config-if)#switchport mode trunk </w:delText>
              </w:r>
            </w:del>
          </w:p>
          <w:p w14:paraId="44968C98" w14:textId="3CD705FD" w:rsidR="009F4B4E" w:rsidRPr="00E857B8" w:rsidDel="00C65F2B" w:rsidRDefault="009F4B4E">
            <w:pPr>
              <w:ind w:right="240"/>
              <w:rPr>
                <w:del w:id="638" w:author="D T" w:date="2019-11-17T21:33:00Z"/>
                <w:rFonts w:ascii="宋体" w:hAnsi="宋体"/>
              </w:rPr>
            </w:pPr>
            <w:del w:id="639" w:author="D T" w:date="2019-11-17T21:33:00Z">
              <w:r w:rsidRPr="00E857B8" w:rsidDel="00C65F2B">
                <w:rPr>
                  <w:rFonts w:ascii="宋体" w:hAnsi="宋体"/>
                </w:rPr>
                <w:delText xml:space="preserve">SW1(config-if)#exit </w:delText>
              </w:r>
            </w:del>
          </w:p>
          <w:p w14:paraId="5E9C6D8C" w14:textId="44A5D4B2" w:rsidR="009F4B4E" w:rsidRPr="00E857B8" w:rsidDel="00C65F2B" w:rsidRDefault="009F4B4E">
            <w:pPr>
              <w:ind w:right="240"/>
              <w:rPr>
                <w:del w:id="640" w:author="D T" w:date="2019-11-17T21:33:00Z"/>
                <w:rFonts w:ascii="宋体" w:hAnsi="宋体"/>
              </w:rPr>
            </w:pPr>
            <w:del w:id="641" w:author="D T" w:date="2019-11-17T21:33:00Z">
              <w:r w:rsidRPr="00E857B8" w:rsidDel="00C65F2B">
                <w:rPr>
                  <w:rFonts w:ascii="宋体" w:hAnsi="宋体"/>
                </w:rPr>
                <w:delText xml:space="preserve">SW1(config)#interface f0/2 </w:delText>
              </w:r>
            </w:del>
          </w:p>
          <w:p w14:paraId="322374E5" w14:textId="58676DE5" w:rsidR="009F4B4E" w:rsidRPr="00E857B8" w:rsidDel="00C65F2B" w:rsidRDefault="009F4B4E">
            <w:pPr>
              <w:ind w:right="240"/>
              <w:rPr>
                <w:del w:id="642" w:author="D T" w:date="2019-11-17T21:33:00Z"/>
                <w:rFonts w:ascii="宋体" w:hAnsi="宋体"/>
              </w:rPr>
            </w:pPr>
            <w:del w:id="643" w:author="D T" w:date="2019-11-17T21:33:00Z">
              <w:r w:rsidRPr="00E857B8" w:rsidDel="00C65F2B">
                <w:rPr>
                  <w:rFonts w:ascii="宋体" w:hAnsi="宋体"/>
                </w:rPr>
                <w:delText xml:space="preserve">SW1(config-if)#switchport mode trunk </w:delText>
              </w:r>
            </w:del>
          </w:p>
          <w:p w14:paraId="15483149" w14:textId="12EFBEA3" w:rsidR="009F4B4E" w:rsidRPr="00E857B8" w:rsidRDefault="009F4B4E">
            <w:pPr>
              <w:ind w:right="240"/>
              <w:rPr>
                <w:rFonts w:ascii="宋体" w:hAnsi="宋体"/>
              </w:rPr>
            </w:pPr>
            <w:del w:id="644" w:author="D T" w:date="2019-11-17T21:33:00Z">
              <w:r w:rsidRPr="00E857B8" w:rsidDel="00C65F2B">
                <w:rPr>
                  <w:rFonts w:ascii="宋体" w:hAnsi="宋体"/>
                </w:rPr>
                <w:delText>SW1(config-if)#exit </w:delText>
              </w:r>
            </w:del>
          </w:p>
          <w:p w14:paraId="0D978AED" w14:textId="77777777" w:rsidR="009F4B4E" w:rsidRPr="00E857B8" w:rsidRDefault="009F4B4E">
            <w:pPr>
              <w:ind w:right="240"/>
              <w:jc w:val="center"/>
              <w:rPr>
                <w:rFonts w:ascii="宋体" w:hAnsi="宋体"/>
              </w:rPr>
              <w:pPrChange w:id="645" w:author="D T" w:date="2019-11-17T21:33:00Z">
                <w:pPr/>
              </w:pPrChange>
            </w:pPr>
            <w:r w:rsidRPr="00E857B8">
              <w:rPr>
                <w:noProof/>
              </w:rPr>
              <w:drawing>
                <wp:inline distT="0" distB="0" distL="0" distR="0" wp14:anchorId="3EAF15BE" wp14:editId="4982DF85">
                  <wp:extent cx="3727450" cy="3811819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519" cy="3824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94B91" w14:textId="5051B92E" w:rsidR="009F4B4E" w:rsidDel="00C65F2B" w:rsidRDefault="00C65F2B" w:rsidP="00C65F2B">
            <w:pPr>
              <w:ind w:right="240"/>
              <w:rPr>
                <w:del w:id="646" w:author="D T" w:date="2019-11-17T21:34:00Z"/>
                <w:rFonts w:ascii="Helvetica" w:hAnsi="Helvetica" w:cs="Times New Roman"/>
                <w:kern w:val="0"/>
                <w:szCs w:val="18"/>
              </w:rPr>
            </w:pPr>
            <w:ins w:id="647" w:author="D T" w:date="2019-11-17T21:34:00Z">
              <w:r>
                <w:rPr>
                  <w:rFonts w:ascii="Helvetica" w:hAnsi="Helvetica" w:cs="Times New Roman" w:hint="eastAsia"/>
                  <w:kern w:val="0"/>
                  <w:szCs w:val="18"/>
                </w:rPr>
                <w:t>五</w:t>
              </w:r>
            </w:ins>
            <w:del w:id="648" w:author="D T" w:date="2019-11-17T21:34:00Z">
              <w:r w:rsidR="009F4B4E" w:rsidRPr="00E857B8" w:rsidDel="00C65F2B">
                <w:rPr>
                  <w:rFonts w:ascii="Helvetica" w:hAnsi="Helvetica" w:cs="Times New Roman" w:hint="eastAsia"/>
                  <w:kern w:val="0"/>
                  <w:szCs w:val="18"/>
                </w:rPr>
                <w:delText>五、</w:delText>
              </w:r>
              <w:r w:rsidR="009F4B4E" w:rsidRPr="00E857B8" w:rsidDel="00C65F2B">
                <w:rPr>
                  <w:rFonts w:ascii="Songti SC" w:eastAsia="Songti SC" w:hAnsi="Songti SC" w:cs="Times New Roman" w:hint="eastAsia"/>
                  <w:color w:val="000000"/>
                  <w:kern w:val="0"/>
                  <w:sz w:val="22"/>
                </w:rPr>
                <w:delText xml:space="preserve">在 </w:delText>
              </w:r>
              <w:r w:rsidR="009F4B4E" w:rsidRPr="00E857B8" w:rsidDel="00C65F2B">
                <w:rPr>
                  <w:rFonts w:ascii="Times" w:eastAsia="Songti SC" w:hAnsi="Times" w:cs="Times New Roman"/>
                  <w:color w:val="000000"/>
                  <w:kern w:val="0"/>
                  <w:sz w:val="22"/>
                </w:rPr>
                <w:delText xml:space="preserve">SW2 </w:delText>
              </w:r>
              <w:r w:rsidR="009F4B4E" w:rsidRPr="00E857B8" w:rsidDel="00C65F2B">
                <w:rPr>
                  <w:rFonts w:ascii="Songti SC" w:eastAsia="Songti SC" w:hAnsi="Songti SC" w:cs="Times New Roman" w:hint="eastAsia"/>
                  <w:color w:val="000000"/>
                  <w:kern w:val="0"/>
                  <w:sz w:val="22"/>
                </w:rPr>
                <w:delText xml:space="preserve">和 </w:delText>
              </w:r>
              <w:r w:rsidR="009F4B4E" w:rsidRPr="00E857B8" w:rsidDel="00C65F2B">
                <w:rPr>
                  <w:rFonts w:ascii="Times" w:eastAsia="Songti SC" w:hAnsi="Times" w:cs="Times New Roman"/>
                  <w:color w:val="000000"/>
                  <w:kern w:val="0"/>
                  <w:sz w:val="22"/>
                </w:rPr>
                <w:delText xml:space="preserve">SW3 </w:delText>
              </w:r>
              <w:r w:rsidR="009F4B4E" w:rsidRPr="00E857B8" w:rsidDel="00C65F2B">
                <w:rPr>
                  <w:rFonts w:ascii="Songti SC" w:eastAsia="Songti SC" w:hAnsi="Songti SC" w:cs="Times New Roman" w:hint="eastAsia"/>
                  <w:color w:val="000000"/>
                  <w:kern w:val="0"/>
                  <w:sz w:val="22"/>
                </w:rPr>
                <w:delText xml:space="preserve">上创建相应的 </w:delText>
              </w:r>
              <w:r w:rsidR="009F4B4E" w:rsidRPr="00E857B8" w:rsidDel="00C65F2B">
                <w:rPr>
                  <w:rFonts w:ascii="Times" w:eastAsia="Songti SC" w:hAnsi="Times" w:cs="Times New Roman"/>
                  <w:color w:val="000000"/>
                  <w:kern w:val="0"/>
                  <w:sz w:val="22"/>
                </w:rPr>
                <w:delText>VLAN</w:delText>
              </w:r>
              <w:r w:rsidR="009F4B4E" w:rsidRPr="00E857B8" w:rsidDel="00C65F2B">
                <w:rPr>
                  <w:rFonts w:ascii="Songti SC" w:eastAsia="Songti SC" w:hAnsi="Songti SC" w:cs="Times New Roman" w:hint="eastAsia"/>
                  <w:color w:val="000000"/>
                  <w:kern w:val="0"/>
                  <w:sz w:val="22"/>
                </w:rPr>
                <w:delText xml:space="preserve">，并将端口划分到 </w:delText>
              </w:r>
              <w:r w:rsidR="009F4B4E" w:rsidRPr="00E857B8" w:rsidDel="00C65F2B">
                <w:rPr>
                  <w:rFonts w:ascii="Times" w:eastAsia="Songti SC" w:hAnsi="Times" w:cs="Times New Roman"/>
                  <w:color w:val="000000"/>
                  <w:kern w:val="0"/>
                  <w:sz w:val="22"/>
                </w:rPr>
                <w:delText>VLAN</w:delText>
              </w:r>
              <w:r w:rsidR="009F4B4E" w:rsidRPr="00E857B8" w:rsidDel="00C65F2B">
                <w:rPr>
                  <w:rFonts w:ascii="Songti SC" w:eastAsia="Songti SC" w:hAnsi="Songti SC" w:cs="Times New Roman" w:hint="eastAsia"/>
                  <w:color w:val="000000"/>
                  <w:kern w:val="0"/>
                  <w:sz w:val="22"/>
                </w:rPr>
                <w:delText>。</w:delText>
              </w:r>
            </w:del>
          </w:p>
          <w:p w14:paraId="20296AD8" w14:textId="472DBEA2" w:rsidR="00C65F2B" w:rsidRDefault="00C65F2B" w:rsidP="00C65F2B">
            <w:pPr>
              <w:pStyle w:val="aa"/>
              <w:ind w:right="240" w:firstLineChars="0" w:firstLine="0"/>
              <w:rPr>
                <w:ins w:id="649" w:author="D T" w:date="2019-11-17T21:35:00Z"/>
                <w:rFonts w:ascii="宋体" w:hAnsi="宋体"/>
                <w:szCs w:val="24"/>
              </w:rPr>
            </w:pPr>
            <w:ins w:id="650" w:author="D T" w:date="2019-11-17T21:34:00Z">
              <w:r>
                <w:rPr>
                  <w:rFonts w:ascii="Helvetica" w:hAnsi="Helvetica" w:cs="Times New Roman" w:hint="eastAsia"/>
                  <w:kern w:val="0"/>
                  <w:szCs w:val="18"/>
                </w:rPr>
                <w:t>、</w:t>
              </w:r>
              <w:r w:rsidRPr="00552A55">
                <w:rPr>
                  <w:rStyle w:val="20"/>
                  <w:rFonts w:hint="eastAsia"/>
                  <w:rPrChange w:id="651" w:author="D T" w:date="2019-11-19T00:18:00Z">
                    <w:rPr>
                      <w:rFonts w:hint="eastAsia"/>
                    </w:rPr>
                  </w:rPrChange>
                </w:rPr>
                <w:t>在</w:t>
              </w:r>
              <w:r w:rsidRPr="00552A55">
                <w:rPr>
                  <w:rStyle w:val="20"/>
                  <w:rPrChange w:id="652" w:author="D T" w:date="2019-11-19T00:18:00Z">
                    <w:rPr/>
                  </w:rPrChange>
                </w:rPr>
                <w:t>Switch0</w:t>
              </w:r>
              <w:r w:rsidRPr="00552A55">
                <w:rPr>
                  <w:rStyle w:val="20"/>
                  <w:rFonts w:hint="eastAsia"/>
                  <w:rPrChange w:id="653" w:author="D T" w:date="2019-11-19T00:18:00Z">
                    <w:rPr>
                      <w:rFonts w:hint="eastAsia"/>
                    </w:rPr>
                  </w:rPrChange>
                </w:rPr>
                <w:t>上创建</w:t>
              </w:r>
              <w:proofErr w:type="spellStart"/>
              <w:r w:rsidRPr="00552A55">
                <w:rPr>
                  <w:rStyle w:val="20"/>
                  <w:rPrChange w:id="654" w:author="D T" w:date="2019-11-19T00:18:00Z">
                    <w:rPr/>
                  </w:rPrChange>
                </w:rPr>
                <w:t>vlan</w:t>
              </w:r>
              <w:proofErr w:type="spellEnd"/>
              <w:r w:rsidRPr="00552A55">
                <w:rPr>
                  <w:rStyle w:val="20"/>
                  <w:rPrChange w:id="655" w:author="D T" w:date="2019-11-19T00:18:00Z">
                    <w:rPr/>
                  </w:rPrChange>
                </w:rPr>
                <w:t xml:space="preserve"> 1</w:t>
              </w:r>
              <w:r w:rsidRPr="00552A55">
                <w:rPr>
                  <w:rStyle w:val="20"/>
                  <w:rFonts w:hint="eastAsia"/>
                  <w:rPrChange w:id="656" w:author="D T" w:date="2019-11-19T00:18:00Z">
                    <w:rPr>
                      <w:rFonts w:hint="eastAsia"/>
                    </w:rPr>
                  </w:rPrChange>
                </w:rPr>
                <w:t>，并将</w:t>
              </w:r>
              <w:r w:rsidRPr="00552A55">
                <w:rPr>
                  <w:rStyle w:val="20"/>
                  <w:rPrChange w:id="657" w:author="D T" w:date="2019-11-19T00:18:00Z">
                    <w:rPr/>
                  </w:rPrChange>
                </w:rPr>
                <w:t>f0/1</w:t>
              </w:r>
              <w:r w:rsidRPr="00552A55">
                <w:rPr>
                  <w:rStyle w:val="20"/>
                  <w:rFonts w:hint="eastAsia"/>
                  <w:rPrChange w:id="658" w:author="D T" w:date="2019-11-19T00:18:00Z">
                    <w:rPr>
                      <w:rFonts w:hint="eastAsia"/>
                    </w:rPr>
                  </w:rPrChange>
                </w:rPr>
                <w:t>和</w:t>
              </w:r>
              <w:r w:rsidRPr="00552A55">
                <w:rPr>
                  <w:rStyle w:val="20"/>
                  <w:rPrChange w:id="659" w:author="D T" w:date="2019-11-19T00:18:00Z">
                    <w:rPr/>
                  </w:rPrChange>
                </w:rPr>
                <w:t>f0/2</w:t>
              </w:r>
              <w:r w:rsidRPr="00552A55">
                <w:rPr>
                  <w:rStyle w:val="20"/>
                  <w:rFonts w:hint="eastAsia"/>
                  <w:rPrChange w:id="660" w:author="D T" w:date="2019-11-19T00:18:00Z">
                    <w:rPr>
                      <w:rFonts w:hint="eastAsia"/>
                    </w:rPr>
                  </w:rPrChange>
                </w:rPr>
                <w:t>端口划分到</w:t>
              </w:r>
              <w:r w:rsidRPr="00552A55">
                <w:rPr>
                  <w:rStyle w:val="20"/>
                  <w:rPrChange w:id="661" w:author="D T" w:date="2019-11-19T00:18:00Z">
                    <w:rPr/>
                  </w:rPrChange>
                </w:rPr>
                <w:t>vlan1</w:t>
              </w:r>
              <w:r w:rsidRPr="00552A55">
                <w:rPr>
                  <w:rStyle w:val="20"/>
                  <w:rFonts w:hint="eastAsia"/>
                  <w:rPrChange w:id="662" w:author="D T" w:date="2019-11-19T00:18:00Z">
                    <w:rPr>
                      <w:rFonts w:hint="eastAsia"/>
                    </w:rPr>
                  </w:rPrChange>
                </w:rPr>
                <w:t>，</w:t>
              </w:r>
              <w:r w:rsidRPr="00552A55">
                <w:rPr>
                  <w:rStyle w:val="20"/>
                  <w:rFonts w:hint="eastAsia"/>
                  <w:rPrChange w:id="663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在</w:t>
              </w:r>
              <w:r w:rsidRPr="00552A55">
                <w:rPr>
                  <w:rStyle w:val="20"/>
                  <w:rFonts w:hint="eastAsia"/>
                  <w:rPrChange w:id="664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Switch1</w:t>
              </w:r>
              <w:r w:rsidRPr="00552A55">
                <w:rPr>
                  <w:rStyle w:val="20"/>
                  <w:rFonts w:hint="eastAsia"/>
                  <w:rPrChange w:id="665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上创建</w:t>
              </w:r>
              <w:proofErr w:type="spellStart"/>
              <w:r w:rsidRPr="00552A55">
                <w:rPr>
                  <w:rStyle w:val="20"/>
                  <w:rFonts w:hint="eastAsia"/>
                  <w:rPrChange w:id="666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vlan</w:t>
              </w:r>
              <w:proofErr w:type="spellEnd"/>
              <w:r w:rsidRPr="00552A55">
                <w:rPr>
                  <w:rStyle w:val="20"/>
                  <w:rPrChange w:id="667" w:author="D T" w:date="2019-11-19T00:18:00Z">
                    <w:rPr>
                      <w:rFonts w:ascii="宋体" w:hAnsi="宋体"/>
                      <w:szCs w:val="24"/>
                    </w:rPr>
                  </w:rPrChange>
                </w:rPr>
                <w:t xml:space="preserve"> </w:t>
              </w:r>
              <w:r w:rsidRPr="00552A55">
                <w:rPr>
                  <w:rStyle w:val="20"/>
                  <w:rFonts w:hint="eastAsia"/>
                  <w:rPrChange w:id="668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2</w:t>
              </w:r>
              <w:r w:rsidRPr="00552A55">
                <w:rPr>
                  <w:rStyle w:val="20"/>
                  <w:rFonts w:hint="eastAsia"/>
                  <w:rPrChange w:id="669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，并将</w:t>
              </w:r>
              <w:r w:rsidRPr="00552A55">
                <w:rPr>
                  <w:rStyle w:val="20"/>
                  <w:rFonts w:hint="eastAsia"/>
                  <w:rPrChange w:id="670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f</w:t>
              </w:r>
              <w:r w:rsidRPr="00552A55">
                <w:rPr>
                  <w:rStyle w:val="20"/>
                  <w:rPrChange w:id="671" w:author="D T" w:date="2019-11-19T00:18:00Z">
                    <w:rPr>
                      <w:rFonts w:ascii="宋体" w:hAnsi="宋体"/>
                      <w:szCs w:val="24"/>
                    </w:rPr>
                  </w:rPrChange>
                </w:rPr>
                <w:t>0/1</w:t>
              </w:r>
              <w:r w:rsidRPr="00552A55">
                <w:rPr>
                  <w:rStyle w:val="20"/>
                  <w:rFonts w:hint="eastAsia"/>
                  <w:rPrChange w:id="672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和</w:t>
              </w:r>
              <w:r w:rsidRPr="00552A55">
                <w:rPr>
                  <w:rStyle w:val="20"/>
                  <w:rPrChange w:id="673" w:author="D T" w:date="2019-11-19T00:18:00Z">
                    <w:rPr>
                      <w:rFonts w:ascii="宋体" w:hAnsi="宋体"/>
                      <w:szCs w:val="24"/>
                    </w:rPr>
                  </w:rPrChange>
                </w:rPr>
                <w:t>f0/2</w:t>
              </w:r>
              <w:r w:rsidRPr="00552A55">
                <w:rPr>
                  <w:rStyle w:val="20"/>
                  <w:rFonts w:hint="eastAsia"/>
                  <w:rPrChange w:id="674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端口划分到</w:t>
              </w:r>
              <w:r w:rsidRPr="00552A55">
                <w:rPr>
                  <w:rStyle w:val="20"/>
                  <w:rFonts w:hint="eastAsia"/>
                  <w:rPrChange w:id="675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vlan2</w:t>
              </w:r>
              <w:r w:rsidRPr="00E11AEA">
                <w:rPr>
                  <w:rFonts w:ascii="宋体" w:hAnsi="宋体" w:hint="eastAsia"/>
                  <w:szCs w:val="24"/>
                </w:rPr>
                <w:t>。</w:t>
              </w:r>
            </w:ins>
          </w:p>
          <w:p w14:paraId="40F72412" w14:textId="77777777" w:rsidR="00861D11" w:rsidRPr="00C65F2B" w:rsidRDefault="00861D11">
            <w:pPr>
              <w:pStyle w:val="aa"/>
              <w:ind w:right="240" w:firstLineChars="0" w:firstLine="0"/>
              <w:rPr>
                <w:ins w:id="676" w:author="D T" w:date="2019-11-17T21:34:00Z"/>
                <w:rFonts w:ascii="Helvetica" w:eastAsiaTheme="minorEastAsia" w:hAnsi="Helvetica" w:cs="Times New Roman"/>
                <w:kern w:val="0"/>
                <w:szCs w:val="18"/>
                <w:rPrChange w:id="677" w:author="D T" w:date="2019-11-17T21:34:00Z">
                  <w:rPr>
                    <w:ins w:id="678" w:author="D T" w:date="2019-11-17T21:34:00Z"/>
                    <w:rFonts w:ascii="宋体" w:hAnsi="宋体"/>
                    <w:szCs w:val="24"/>
                  </w:rPr>
                </w:rPrChange>
              </w:rPr>
              <w:pPrChange w:id="679" w:author="D T" w:date="2019-11-17T21:34:00Z">
                <w:pPr>
                  <w:ind w:firstLineChars="300" w:firstLine="720"/>
                </w:pPr>
              </w:pPrChange>
            </w:pPr>
          </w:p>
          <w:p w14:paraId="4C8824EC" w14:textId="2E1F748B" w:rsidR="00C65F2B" w:rsidRPr="00861D11" w:rsidRDefault="00C65F2B" w:rsidP="00552A55">
            <w:pPr>
              <w:rPr>
                <w:ins w:id="680" w:author="D T" w:date="2019-11-17T21:34:00Z"/>
                <w:rPrChange w:id="681" w:author="D T" w:date="2019-11-17T21:35:00Z">
                  <w:rPr>
                    <w:ins w:id="682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683" w:author="D T" w:date="2019-11-19T00:18:00Z">
                <w:pPr>
                  <w:widowControl/>
                  <w:ind w:firstLine="480"/>
                </w:pPr>
              </w:pPrChange>
            </w:pPr>
            <w:ins w:id="684" w:author="D T" w:date="2019-11-17T21:34:00Z">
              <w:r w:rsidRPr="00861D11">
                <w:rPr>
                  <w:rPrChange w:id="685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Switch0(config)#</w:t>
              </w:r>
              <w:proofErr w:type="spellStart"/>
              <w:r w:rsidRPr="00861D11">
                <w:rPr>
                  <w:rPrChange w:id="68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</w:t>
              </w:r>
              <w:proofErr w:type="spellEnd"/>
              <w:r w:rsidRPr="00861D11">
                <w:rPr>
                  <w:rPrChange w:id="687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 1</w:t>
              </w:r>
            </w:ins>
          </w:p>
          <w:p w14:paraId="1DFD473B" w14:textId="77777777" w:rsidR="00C65F2B" w:rsidRPr="00861D11" w:rsidRDefault="00C65F2B" w:rsidP="00552A55">
            <w:pPr>
              <w:rPr>
                <w:ins w:id="688" w:author="D T" w:date="2019-11-17T21:34:00Z"/>
                <w:rPrChange w:id="689" w:author="D T" w:date="2019-11-17T21:35:00Z">
                  <w:rPr>
                    <w:ins w:id="690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691" w:author="D T" w:date="2019-11-19T00:18:00Z">
                <w:pPr>
                  <w:widowControl/>
                  <w:ind w:firstLine="480"/>
                </w:pPr>
              </w:pPrChange>
            </w:pPr>
            <w:ins w:id="692" w:author="D T" w:date="2019-11-17T21:34:00Z">
              <w:r w:rsidRPr="00861D11">
                <w:rPr>
                  <w:rPrChange w:id="69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spellStart"/>
              <w:proofErr w:type="gramStart"/>
              <w:r w:rsidRPr="00861D11">
                <w:rPr>
                  <w:rPrChange w:id="69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</w:t>
              </w:r>
              <w:proofErr w:type="spellEnd"/>
              <w:r w:rsidRPr="00861D11">
                <w:rPr>
                  <w:rPrChange w:id="695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)#</w:t>
              </w:r>
              <w:proofErr w:type="gramEnd"/>
              <w:r w:rsidRPr="00861D11">
                <w:rPr>
                  <w:rPrChange w:id="69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18A25F94" w14:textId="77777777" w:rsidR="00C65F2B" w:rsidRPr="00861D11" w:rsidRDefault="00C65F2B" w:rsidP="00552A55">
            <w:pPr>
              <w:rPr>
                <w:ins w:id="697" w:author="D T" w:date="2019-11-17T21:34:00Z"/>
                <w:rPrChange w:id="698" w:author="D T" w:date="2019-11-17T21:35:00Z">
                  <w:rPr>
                    <w:ins w:id="699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00" w:author="D T" w:date="2019-11-19T00:18:00Z">
                <w:pPr>
                  <w:widowControl/>
                  <w:ind w:firstLine="480"/>
                </w:pPr>
              </w:pPrChange>
            </w:pPr>
            <w:ins w:id="701" w:author="D T" w:date="2019-11-17T21:34:00Z">
              <w:r w:rsidRPr="00861D11">
                <w:rPr>
                  <w:rPrChange w:id="70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Switch0(config)#interface f0/1</w:t>
              </w:r>
            </w:ins>
          </w:p>
          <w:p w14:paraId="28396CA3" w14:textId="77777777" w:rsidR="00C65F2B" w:rsidRPr="00861D11" w:rsidRDefault="00C65F2B" w:rsidP="00552A55">
            <w:pPr>
              <w:rPr>
                <w:ins w:id="703" w:author="D T" w:date="2019-11-17T21:34:00Z"/>
                <w:rPrChange w:id="704" w:author="D T" w:date="2019-11-17T21:35:00Z">
                  <w:rPr>
                    <w:ins w:id="705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06" w:author="D T" w:date="2019-11-19T00:18:00Z">
                <w:pPr>
                  <w:widowControl/>
                  <w:ind w:firstLine="480"/>
                </w:pPr>
              </w:pPrChange>
            </w:pPr>
            <w:ins w:id="707" w:author="D T" w:date="2019-11-17T21:34:00Z">
              <w:r w:rsidRPr="00861D11">
                <w:rPr>
                  <w:rPrChange w:id="708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PrChange w:id="709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71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switchport access </w:t>
              </w:r>
              <w:proofErr w:type="spellStart"/>
              <w:r w:rsidRPr="00861D11">
                <w:rPr>
                  <w:rPrChange w:id="711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</w:t>
              </w:r>
              <w:proofErr w:type="spellEnd"/>
              <w:r w:rsidRPr="00861D11">
                <w:rPr>
                  <w:rPrChange w:id="71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 1</w:t>
              </w:r>
            </w:ins>
          </w:p>
          <w:p w14:paraId="3E0961B6" w14:textId="77777777" w:rsidR="00C65F2B" w:rsidRPr="00861D11" w:rsidRDefault="00C65F2B" w:rsidP="00552A55">
            <w:pPr>
              <w:rPr>
                <w:ins w:id="713" w:author="D T" w:date="2019-11-17T21:34:00Z"/>
                <w:rPrChange w:id="714" w:author="D T" w:date="2019-11-17T21:35:00Z">
                  <w:rPr>
                    <w:ins w:id="715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16" w:author="D T" w:date="2019-11-19T00:18:00Z">
                <w:pPr>
                  <w:widowControl/>
                  <w:ind w:firstLine="480"/>
                </w:pPr>
              </w:pPrChange>
            </w:pPr>
            <w:ins w:id="717" w:author="D T" w:date="2019-11-17T21:34:00Z">
              <w:r w:rsidRPr="00861D11">
                <w:rPr>
                  <w:rPrChange w:id="718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PrChange w:id="719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72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08F65B50" w14:textId="77777777" w:rsidR="00C65F2B" w:rsidRPr="00861D11" w:rsidRDefault="00C65F2B" w:rsidP="00552A55">
            <w:pPr>
              <w:rPr>
                <w:ins w:id="721" w:author="D T" w:date="2019-11-17T21:34:00Z"/>
                <w:rPrChange w:id="722" w:author="D T" w:date="2019-11-17T21:35:00Z">
                  <w:rPr>
                    <w:ins w:id="723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24" w:author="D T" w:date="2019-11-19T00:18:00Z">
                <w:pPr>
                  <w:widowControl/>
                  <w:ind w:firstLine="480"/>
                </w:pPr>
              </w:pPrChange>
            </w:pPr>
            <w:ins w:id="725" w:author="D T" w:date="2019-11-17T21:34:00Z">
              <w:r w:rsidRPr="00861D11">
                <w:rPr>
                  <w:rPrChange w:id="72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Switch0(config)#interface f0/2</w:t>
              </w:r>
            </w:ins>
          </w:p>
          <w:p w14:paraId="6E19B785" w14:textId="77777777" w:rsidR="00C65F2B" w:rsidRPr="00861D11" w:rsidRDefault="00C65F2B" w:rsidP="00552A55">
            <w:pPr>
              <w:rPr>
                <w:ins w:id="727" w:author="D T" w:date="2019-11-17T21:34:00Z"/>
                <w:rPrChange w:id="728" w:author="D T" w:date="2019-11-17T21:35:00Z">
                  <w:rPr>
                    <w:ins w:id="729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30" w:author="D T" w:date="2019-11-19T00:18:00Z">
                <w:pPr>
                  <w:widowControl/>
                  <w:ind w:firstLine="480"/>
                </w:pPr>
              </w:pPrChange>
            </w:pPr>
            <w:ins w:id="731" w:author="D T" w:date="2019-11-17T21:34:00Z">
              <w:r w:rsidRPr="00861D11">
                <w:rPr>
                  <w:rPrChange w:id="73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PrChange w:id="73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73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switchport access </w:t>
              </w:r>
              <w:proofErr w:type="spellStart"/>
              <w:r w:rsidRPr="00861D11">
                <w:rPr>
                  <w:rPrChange w:id="735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</w:t>
              </w:r>
              <w:proofErr w:type="spellEnd"/>
              <w:r w:rsidRPr="00861D11">
                <w:rPr>
                  <w:rPrChange w:id="73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 1</w:t>
              </w:r>
            </w:ins>
          </w:p>
          <w:p w14:paraId="4CFC9000" w14:textId="119436F0" w:rsidR="00C65F2B" w:rsidRPr="00861D11" w:rsidRDefault="00C65F2B" w:rsidP="00552A55">
            <w:pPr>
              <w:rPr>
                <w:ins w:id="737" w:author="D T" w:date="2019-11-17T21:35:00Z"/>
                <w:rPrChange w:id="738" w:author="D T" w:date="2019-11-17T21:35:00Z">
                  <w:rPr>
                    <w:ins w:id="739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40" w:author="D T" w:date="2019-11-19T00:18:00Z">
                <w:pPr>
                  <w:widowControl/>
                </w:pPr>
              </w:pPrChange>
            </w:pPr>
            <w:ins w:id="741" w:author="D T" w:date="2019-11-17T21:34:00Z">
              <w:r w:rsidRPr="00861D11">
                <w:rPr>
                  <w:rPrChange w:id="74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PrChange w:id="74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74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7E0C3CF9" w14:textId="77777777" w:rsidR="00C65F2B" w:rsidRPr="00861D11" w:rsidRDefault="00C65F2B" w:rsidP="00552A55">
            <w:pPr>
              <w:rPr>
                <w:ins w:id="745" w:author="D T" w:date="2019-11-17T21:34:00Z"/>
                <w:rPrChange w:id="746" w:author="D T" w:date="2019-11-17T21:35:00Z">
                  <w:rPr>
                    <w:ins w:id="747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48" w:author="D T" w:date="2019-11-19T00:18:00Z">
                <w:pPr>
                  <w:widowControl/>
                  <w:ind w:firstLine="480"/>
                </w:pPr>
              </w:pPrChange>
            </w:pPr>
          </w:p>
          <w:p w14:paraId="102D238C" w14:textId="77777777" w:rsidR="00C65F2B" w:rsidRPr="00861D11" w:rsidRDefault="00C65F2B" w:rsidP="00552A55">
            <w:pPr>
              <w:rPr>
                <w:ins w:id="749" w:author="D T" w:date="2019-11-17T21:34:00Z"/>
                <w:rPrChange w:id="750" w:author="D T" w:date="2019-11-17T21:35:00Z">
                  <w:rPr>
                    <w:ins w:id="751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52" w:author="D T" w:date="2019-11-19T00:18:00Z">
                <w:pPr>
                  <w:widowControl/>
                  <w:ind w:firstLine="480"/>
                </w:pPr>
              </w:pPrChange>
            </w:pPr>
            <w:ins w:id="753" w:author="D T" w:date="2019-11-17T21:34:00Z">
              <w:r w:rsidRPr="00861D11">
                <w:rPr>
                  <w:rPrChange w:id="75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Switch1(config)#</w:t>
              </w:r>
              <w:proofErr w:type="spellStart"/>
              <w:r w:rsidRPr="00861D11">
                <w:rPr>
                  <w:rPrChange w:id="755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</w:t>
              </w:r>
              <w:proofErr w:type="spellEnd"/>
              <w:r w:rsidRPr="00861D11">
                <w:rPr>
                  <w:rPrChange w:id="75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 2</w:t>
              </w:r>
            </w:ins>
          </w:p>
          <w:p w14:paraId="2EB979A4" w14:textId="3ED25708" w:rsidR="00C65F2B" w:rsidRPr="00861D11" w:rsidRDefault="00C65F2B" w:rsidP="00552A55">
            <w:pPr>
              <w:rPr>
                <w:ins w:id="757" w:author="D T" w:date="2019-11-17T21:34:00Z"/>
                <w:rPrChange w:id="758" w:author="D T" w:date="2019-11-17T21:35:00Z">
                  <w:rPr>
                    <w:ins w:id="759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60" w:author="D T" w:date="2019-11-19T00:18:00Z">
                <w:pPr>
                  <w:widowControl/>
                  <w:ind w:firstLine="480"/>
                </w:pPr>
              </w:pPrChange>
            </w:pPr>
            <w:ins w:id="761" w:author="D T" w:date="2019-11-17T21:35:00Z">
              <w:r w:rsidRPr="00861D11">
                <w:rPr>
                  <w:rPrChange w:id="76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</w:t>
              </w:r>
            </w:ins>
            <w:ins w:id="763" w:author="D T" w:date="2019-11-17T21:34:00Z">
              <w:r w:rsidRPr="00861D11">
                <w:rPr>
                  <w:rPrChange w:id="76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witch1(config-</w:t>
              </w:r>
              <w:proofErr w:type="spellStart"/>
              <w:proofErr w:type="gramStart"/>
              <w:r w:rsidRPr="00861D11">
                <w:rPr>
                  <w:rPrChange w:id="765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</w:t>
              </w:r>
              <w:proofErr w:type="spellEnd"/>
              <w:r w:rsidRPr="00861D11">
                <w:rPr>
                  <w:rPrChange w:id="76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)#</w:t>
              </w:r>
              <w:proofErr w:type="gramEnd"/>
              <w:r w:rsidRPr="00861D11">
                <w:rPr>
                  <w:rPrChange w:id="767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1C7C62DF" w14:textId="77777777" w:rsidR="00C65F2B" w:rsidRPr="00861D11" w:rsidRDefault="00C65F2B" w:rsidP="00552A55">
            <w:pPr>
              <w:rPr>
                <w:ins w:id="768" w:author="D T" w:date="2019-11-17T21:34:00Z"/>
                <w:rPrChange w:id="769" w:author="D T" w:date="2019-11-17T21:35:00Z">
                  <w:rPr>
                    <w:ins w:id="770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71" w:author="D T" w:date="2019-11-19T00:18:00Z">
                <w:pPr>
                  <w:widowControl/>
                  <w:ind w:firstLine="480"/>
                </w:pPr>
              </w:pPrChange>
            </w:pPr>
            <w:ins w:id="772" w:author="D T" w:date="2019-11-17T21:34:00Z">
              <w:r w:rsidRPr="00861D11">
                <w:rPr>
                  <w:rPrChange w:id="77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Switch1(config)#interface f0/1</w:t>
              </w:r>
            </w:ins>
          </w:p>
          <w:p w14:paraId="6AE9B3C4" w14:textId="77777777" w:rsidR="00C65F2B" w:rsidRPr="00861D11" w:rsidRDefault="00C65F2B" w:rsidP="00552A55">
            <w:pPr>
              <w:rPr>
                <w:ins w:id="774" w:author="D T" w:date="2019-11-17T21:34:00Z"/>
                <w:rPrChange w:id="775" w:author="D T" w:date="2019-11-17T21:35:00Z">
                  <w:rPr>
                    <w:ins w:id="776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77" w:author="D T" w:date="2019-11-19T00:18:00Z">
                <w:pPr>
                  <w:widowControl/>
                  <w:ind w:firstLine="480"/>
                </w:pPr>
              </w:pPrChange>
            </w:pPr>
            <w:ins w:id="778" w:author="D T" w:date="2019-11-17T21:34:00Z">
              <w:r w:rsidRPr="00861D11">
                <w:rPr>
                  <w:rPrChange w:id="779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Switch1(config-</w:t>
              </w:r>
              <w:proofErr w:type="gramStart"/>
              <w:r w:rsidRPr="00861D11">
                <w:rPr>
                  <w:rPrChange w:id="78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781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switchport access </w:t>
              </w:r>
              <w:proofErr w:type="spellStart"/>
              <w:r w:rsidRPr="00861D11">
                <w:rPr>
                  <w:rPrChange w:id="78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</w:t>
              </w:r>
              <w:proofErr w:type="spellEnd"/>
              <w:r w:rsidRPr="00861D11">
                <w:rPr>
                  <w:rPrChange w:id="78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 2</w:t>
              </w:r>
            </w:ins>
          </w:p>
          <w:p w14:paraId="22A24D3B" w14:textId="77777777" w:rsidR="00C65F2B" w:rsidRPr="00861D11" w:rsidRDefault="00C65F2B" w:rsidP="00552A55">
            <w:pPr>
              <w:rPr>
                <w:ins w:id="784" w:author="D T" w:date="2019-11-17T21:34:00Z"/>
                <w:rPrChange w:id="785" w:author="D T" w:date="2019-11-17T21:35:00Z">
                  <w:rPr>
                    <w:ins w:id="786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87" w:author="D T" w:date="2019-11-19T00:18:00Z">
                <w:pPr>
                  <w:widowControl/>
                  <w:ind w:firstLine="480"/>
                </w:pPr>
              </w:pPrChange>
            </w:pPr>
            <w:ins w:id="788" w:author="D T" w:date="2019-11-17T21:34:00Z">
              <w:r w:rsidRPr="00861D11">
                <w:rPr>
                  <w:rPrChange w:id="789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Switch1(config-</w:t>
              </w:r>
              <w:proofErr w:type="gramStart"/>
              <w:r w:rsidRPr="00861D11">
                <w:rPr>
                  <w:rPrChange w:id="79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791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4779A0FB" w14:textId="77777777" w:rsidR="00C65F2B" w:rsidRPr="00861D11" w:rsidRDefault="00C65F2B" w:rsidP="00552A55">
            <w:pPr>
              <w:rPr>
                <w:ins w:id="792" w:author="D T" w:date="2019-11-17T21:34:00Z"/>
                <w:rPrChange w:id="793" w:author="D T" w:date="2019-11-17T21:35:00Z">
                  <w:rPr>
                    <w:ins w:id="794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95" w:author="D T" w:date="2019-11-19T00:18:00Z">
                <w:pPr>
                  <w:widowControl/>
                  <w:ind w:firstLine="480"/>
                </w:pPr>
              </w:pPrChange>
            </w:pPr>
            <w:ins w:id="796" w:author="D T" w:date="2019-11-17T21:34:00Z">
              <w:r w:rsidRPr="00861D11">
                <w:rPr>
                  <w:rPrChange w:id="797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Switch1(config)#interface f0/2</w:t>
              </w:r>
            </w:ins>
          </w:p>
          <w:p w14:paraId="2021A124" w14:textId="77777777" w:rsidR="00C65F2B" w:rsidRPr="00861D11" w:rsidRDefault="00C65F2B" w:rsidP="00552A55">
            <w:pPr>
              <w:rPr>
                <w:ins w:id="798" w:author="D T" w:date="2019-11-17T21:34:00Z"/>
                <w:rPrChange w:id="799" w:author="D T" w:date="2019-11-17T21:35:00Z">
                  <w:rPr>
                    <w:ins w:id="800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801" w:author="D T" w:date="2019-11-19T00:18:00Z">
                <w:pPr>
                  <w:widowControl/>
                  <w:ind w:firstLine="480"/>
                </w:pPr>
              </w:pPrChange>
            </w:pPr>
            <w:ins w:id="802" w:author="D T" w:date="2019-11-17T21:34:00Z">
              <w:r w:rsidRPr="00861D11">
                <w:rPr>
                  <w:rPrChange w:id="80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Switch1(config-</w:t>
              </w:r>
              <w:proofErr w:type="gramStart"/>
              <w:r w:rsidRPr="00861D11">
                <w:rPr>
                  <w:rPrChange w:id="80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805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switchport access </w:t>
              </w:r>
              <w:proofErr w:type="spellStart"/>
              <w:r w:rsidRPr="00861D11">
                <w:rPr>
                  <w:rPrChange w:id="80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</w:t>
              </w:r>
              <w:proofErr w:type="spellEnd"/>
              <w:r w:rsidRPr="00861D11">
                <w:rPr>
                  <w:rPrChange w:id="807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 2</w:t>
              </w:r>
            </w:ins>
          </w:p>
          <w:p w14:paraId="452FA164" w14:textId="77777777" w:rsidR="00C65F2B" w:rsidRPr="00861D11" w:rsidRDefault="00C65F2B" w:rsidP="00552A55">
            <w:pPr>
              <w:rPr>
                <w:ins w:id="808" w:author="D T" w:date="2019-11-17T21:34:00Z"/>
                <w:rPrChange w:id="809" w:author="D T" w:date="2019-11-17T21:35:00Z">
                  <w:rPr>
                    <w:ins w:id="810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811" w:author="D T" w:date="2019-11-19T00:18:00Z">
                <w:pPr>
                  <w:widowControl/>
                  <w:ind w:firstLine="480"/>
                </w:pPr>
              </w:pPrChange>
            </w:pPr>
            <w:ins w:id="812" w:author="D T" w:date="2019-11-17T21:34:00Z">
              <w:r w:rsidRPr="00861D11">
                <w:rPr>
                  <w:rPrChange w:id="81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Switch1(config-</w:t>
              </w:r>
              <w:proofErr w:type="gramStart"/>
              <w:r w:rsidRPr="00861D11">
                <w:rPr>
                  <w:rPrChange w:id="81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815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2650E0F0" w14:textId="77777777" w:rsidR="00C65F2B" w:rsidRPr="00E857B8" w:rsidRDefault="00C65F2B" w:rsidP="00B96B55">
            <w:pPr>
              <w:widowControl/>
              <w:ind w:right="240" w:firstLine="480"/>
              <w:rPr>
                <w:ins w:id="816" w:author="D T" w:date="2019-11-17T21:34:00Z"/>
                <w:rFonts w:ascii="Songti SC" w:eastAsia="Songti SC" w:hAnsi="Songti SC" w:cs="Times New Roman"/>
                <w:color w:val="000000"/>
                <w:kern w:val="0"/>
                <w:sz w:val="22"/>
              </w:rPr>
            </w:pPr>
          </w:p>
          <w:p w14:paraId="0FC8A35D" w14:textId="7AFB2AF5" w:rsidR="00B96B55" w:rsidRPr="0018363B" w:rsidDel="00C65F2B" w:rsidRDefault="009F4B4E">
            <w:pPr>
              <w:pStyle w:val="aa"/>
              <w:ind w:left="660" w:right="240" w:firstLineChars="0" w:hanging="420"/>
              <w:rPr>
                <w:del w:id="817" w:author="D T" w:date="2019-11-17T21:34:00Z"/>
                <w:rFonts w:ascii="宋体" w:hAnsi="宋体"/>
                <w:szCs w:val="24"/>
                <w:rPrChange w:id="818" w:author="D T" w:date="2019-11-17T21:47:00Z">
                  <w:rPr>
                    <w:del w:id="819" w:author="D T" w:date="2019-11-17T21:34:00Z"/>
                  </w:rPr>
                </w:rPrChange>
              </w:rPr>
              <w:pPrChange w:id="820" w:author="D T" w:date="2019-11-17T21:47:00Z">
                <w:pPr/>
              </w:pPrChange>
            </w:pPr>
            <w:del w:id="821" w:author="D T" w:date="2019-11-17T21:34:00Z">
              <w:r w:rsidRPr="0018363B" w:rsidDel="00C65F2B">
                <w:rPr>
                  <w:rFonts w:ascii="宋体" w:hAnsi="宋体"/>
                  <w:szCs w:val="24"/>
                  <w:rPrChange w:id="822" w:author="D T" w:date="2019-11-17T21:47:00Z">
                    <w:rPr/>
                  </w:rPrChange>
                </w:rPr>
                <w:delText>SW2(config)#vlan 1</w:delText>
              </w:r>
            </w:del>
          </w:p>
          <w:p w14:paraId="0853DF58" w14:textId="1F5A1BDA" w:rsidR="00B96B55" w:rsidRPr="0018363B" w:rsidDel="00C65F2B" w:rsidRDefault="009F4B4E">
            <w:pPr>
              <w:pStyle w:val="aa"/>
              <w:ind w:left="660" w:right="240" w:firstLineChars="0" w:hanging="420"/>
              <w:rPr>
                <w:del w:id="823" w:author="D T" w:date="2019-11-17T21:34:00Z"/>
                <w:rFonts w:ascii="宋体" w:hAnsi="宋体"/>
                <w:szCs w:val="24"/>
                <w:rPrChange w:id="824" w:author="D T" w:date="2019-11-17T21:47:00Z">
                  <w:rPr>
                    <w:del w:id="825" w:author="D T" w:date="2019-11-17T21:34:00Z"/>
                  </w:rPr>
                </w:rPrChange>
              </w:rPr>
              <w:pPrChange w:id="826" w:author="D T" w:date="2019-11-17T21:47:00Z">
                <w:pPr/>
              </w:pPrChange>
            </w:pPr>
            <w:del w:id="827" w:author="D T" w:date="2019-11-17T21:34:00Z">
              <w:r w:rsidRPr="0018363B" w:rsidDel="00C65F2B">
                <w:rPr>
                  <w:rFonts w:ascii="宋体" w:hAnsi="宋体"/>
                  <w:szCs w:val="24"/>
                  <w:rPrChange w:id="828" w:author="D T" w:date="2019-11-17T21:47:00Z">
                    <w:rPr/>
                  </w:rPrChange>
                </w:rPr>
                <w:delText>SW2(config-vlan)#exit</w:delText>
              </w:r>
            </w:del>
          </w:p>
          <w:p w14:paraId="2494A643" w14:textId="3C0F00D4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29" w:author="D T" w:date="2019-11-17T21:34:00Z"/>
                <w:rFonts w:ascii="宋体" w:hAnsi="宋体"/>
                <w:szCs w:val="24"/>
                <w:rPrChange w:id="830" w:author="D T" w:date="2019-11-17T21:47:00Z">
                  <w:rPr>
                    <w:del w:id="831" w:author="D T" w:date="2019-11-17T21:34:00Z"/>
                  </w:rPr>
                </w:rPrChange>
              </w:rPr>
              <w:pPrChange w:id="832" w:author="D T" w:date="2019-11-17T21:47:00Z">
                <w:pPr/>
              </w:pPrChange>
            </w:pPr>
            <w:del w:id="833" w:author="D T" w:date="2019-11-17T21:34:00Z">
              <w:r w:rsidRPr="0018363B" w:rsidDel="00C65F2B">
                <w:rPr>
                  <w:rFonts w:ascii="宋体" w:hAnsi="宋体"/>
                  <w:szCs w:val="24"/>
                  <w:rPrChange w:id="834" w:author="D T" w:date="2019-11-17T21:47:00Z">
                    <w:rPr/>
                  </w:rPrChange>
                </w:rPr>
                <w:delText>SW2(config)#interface f0/1 </w:delText>
              </w:r>
            </w:del>
          </w:p>
          <w:p w14:paraId="75BB0EBC" w14:textId="553F01FD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35" w:author="D T" w:date="2019-11-17T21:34:00Z"/>
                <w:rFonts w:ascii="宋体" w:hAnsi="宋体"/>
                <w:szCs w:val="24"/>
                <w:rPrChange w:id="836" w:author="D T" w:date="2019-11-17T21:47:00Z">
                  <w:rPr>
                    <w:del w:id="837" w:author="D T" w:date="2019-11-17T21:34:00Z"/>
                  </w:rPr>
                </w:rPrChange>
              </w:rPr>
              <w:pPrChange w:id="838" w:author="D T" w:date="2019-11-17T21:47:00Z">
                <w:pPr/>
              </w:pPrChange>
            </w:pPr>
            <w:del w:id="839" w:author="D T" w:date="2019-11-17T21:34:00Z">
              <w:r w:rsidRPr="0018363B" w:rsidDel="00C65F2B">
                <w:rPr>
                  <w:rFonts w:ascii="宋体" w:hAnsi="宋体"/>
                  <w:szCs w:val="24"/>
                  <w:rPrChange w:id="840" w:author="D T" w:date="2019-11-17T21:47:00Z">
                    <w:rPr/>
                  </w:rPrChange>
                </w:rPr>
                <w:delText xml:space="preserve">SW2(config-if)#switchport access vlan 1 </w:delText>
              </w:r>
            </w:del>
          </w:p>
          <w:p w14:paraId="24313D8E" w14:textId="3698F93C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41" w:author="D T" w:date="2019-11-17T21:34:00Z"/>
                <w:rFonts w:ascii="宋体" w:hAnsi="宋体"/>
                <w:szCs w:val="24"/>
                <w:rPrChange w:id="842" w:author="D T" w:date="2019-11-17T21:47:00Z">
                  <w:rPr>
                    <w:del w:id="843" w:author="D T" w:date="2019-11-17T21:34:00Z"/>
                  </w:rPr>
                </w:rPrChange>
              </w:rPr>
              <w:pPrChange w:id="844" w:author="D T" w:date="2019-11-17T21:47:00Z">
                <w:pPr/>
              </w:pPrChange>
            </w:pPr>
            <w:del w:id="845" w:author="D T" w:date="2019-11-17T21:34:00Z">
              <w:r w:rsidRPr="0018363B" w:rsidDel="00C65F2B">
                <w:rPr>
                  <w:rFonts w:ascii="宋体" w:hAnsi="宋体"/>
                  <w:szCs w:val="24"/>
                  <w:rPrChange w:id="846" w:author="D T" w:date="2019-11-17T21:47:00Z">
                    <w:rPr/>
                  </w:rPrChange>
                </w:rPr>
                <w:delText>SW2(config-if)#exit</w:delText>
              </w:r>
            </w:del>
          </w:p>
          <w:p w14:paraId="101342C9" w14:textId="42037C83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47" w:author="D T" w:date="2019-11-17T21:34:00Z"/>
                <w:rFonts w:ascii="宋体" w:hAnsi="宋体"/>
                <w:szCs w:val="24"/>
                <w:rPrChange w:id="848" w:author="D T" w:date="2019-11-17T21:47:00Z">
                  <w:rPr>
                    <w:del w:id="849" w:author="D T" w:date="2019-11-17T21:34:00Z"/>
                  </w:rPr>
                </w:rPrChange>
              </w:rPr>
              <w:pPrChange w:id="850" w:author="D T" w:date="2019-11-17T21:47:00Z">
                <w:pPr/>
              </w:pPrChange>
            </w:pPr>
            <w:del w:id="851" w:author="D T" w:date="2019-11-17T21:34:00Z">
              <w:r w:rsidRPr="0018363B" w:rsidDel="00C65F2B">
                <w:rPr>
                  <w:rFonts w:ascii="宋体" w:hAnsi="宋体"/>
                  <w:szCs w:val="24"/>
                  <w:rPrChange w:id="852" w:author="D T" w:date="2019-11-17T21:47:00Z">
                    <w:rPr/>
                  </w:rPrChange>
                </w:rPr>
                <w:delText xml:space="preserve">SW2(config)#interface f0/2 </w:delText>
              </w:r>
            </w:del>
          </w:p>
          <w:p w14:paraId="4DF5D676" w14:textId="32FB9E11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53" w:author="D T" w:date="2019-11-17T21:34:00Z"/>
                <w:rFonts w:ascii="宋体" w:hAnsi="宋体"/>
                <w:szCs w:val="24"/>
                <w:rPrChange w:id="854" w:author="D T" w:date="2019-11-17T21:47:00Z">
                  <w:rPr>
                    <w:del w:id="855" w:author="D T" w:date="2019-11-17T21:34:00Z"/>
                  </w:rPr>
                </w:rPrChange>
              </w:rPr>
              <w:pPrChange w:id="856" w:author="D T" w:date="2019-11-17T21:47:00Z">
                <w:pPr/>
              </w:pPrChange>
            </w:pPr>
            <w:del w:id="857" w:author="D T" w:date="2019-11-17T21:34:00Z">
              <w:r w:rsidRPr="0018363B" w:rsidDel="00C65F2B">
                <w:rPr>
                  <w:rFonts w:ascii="宋体" w:hAnsi="宋体"/>
                  <w:szCs w:val="24"/>
                  <w:rPrChange w:id="858" w:author="D T" w:date="2019-11-17T21:47:00Z">
                    <w:rPr/>
                  </w:rPrChange>
                </w:rPr>
                <w:delText xml:space="preserve">SW2(config-if)#switchport access vlan 1 </w:delText>
              </w:r>
            </w:del>
          </w:p>
          <w:p w14:paraId="6B31449B" w14:textId="631EA83B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59" w:author="D T" w:date="2019-11-17T21:34:00Z"/>
                <w:rFonts w:ascii="宋体" w:hAnsi="宋体"/>
                <w:szCs w:val="24"/>
                <w:rPrChange w:id="860" w:author="D T" w:date="2019-11-17T21:47:00Z">
                  <w:rPr>
                    <w:del w:id="861" w:author="D T" w:date="2019-11-17T21:34:00Z"/>
                  </w:rPr>
                </w:rPrChange>
              </w:rPr>
              <w:pPrChange w:id="862" w:author="D T" w:date="2019-11-17T21:47:00Z">
                <w:pPr/>
              </w:pPrChange>
            </w:pPr>
            <w:del w:id="863" w:author="D T" w:date="2019-11-17T21:34:00Z">
              <w:r w:rsidRPr="0018363B" w:rsidDel="00C65F2B">
                <w:rPr>
                  <w:rFonts w:ascii="宋体" w:hAnsi="宋体"/>
                  <w:szCs w:val="24"/>
                  <w:rPrChange w:id="864" w:author="D T" w:date="2019-11-17T21:47:00Z">
                    <w:rPr/>
                  </w:rPrChange>
                </w:rPr>
                <w:delText>SW2(config-if)#exit</w:delText>
              </w:r>
            </w:del>
          </w:p>
          <w:p w14:paraId="23E7DBBD" w14:textId="2A28CC28" w:rsidR="00B96B55" w:rsidRPr="0018363B" w:rsidDel="00C65F2B" w:rsidRDefault="00B96B55">
            <w:pPr>
              <w:pStyle w:val="aa"/>
              <w:ind w:left="660" w:right="240" w:firstLineChars="0" w:hanging="420"/>
              <w:rPr>
                <w:del w:id="865" w:author="D T" w:date="2019-11-17T21:34:00Z"/>
                <w:rFonts w:ascii="宋体" w:hAnsi="宋体"/>
                <w:szCs w:val="24"/>
                <w:rPrChange w:id="866" w:author="D T" w:date="2019-11-17T21:47:00Z">
                  <w:rPr>
                    <w:del w:id="867" w:author="D T" w:date="2019-11-17T21:34:00Z"/>
                  </w:rPr>
                </w:rPrChange>
              </w:rPr>
              <w:pPrChange w:id="868" w:author="D T" w:date="2019-11-17T21:47:00Z">
                <w:pPr/>
              </w:pPrChange>
            </w:pPr>
          </w:p>
          <w:p w14:paraId="5C21E30C" w14:textId="2720EF49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69" w:author="D T" w:date="2019-11-17T21:34:00Z"/>
                <w:rFonts w:ascii="宋体" w:hAnsi="宋体"/>
                <w:szCs w:val="24"/>
                <w:rPrChange w:id="870" w:author="D T" w:date="2019-11-17T21:47:00Z">
                  <w:rPr>
                    <w:del w:id="871" w:author="D T" w:date="2019-11-17T21:34:00Z"/>
                  </w:rPr>
                </w:rPrChange>
              </w:rPr>
              <w:pPrChange w:id="872" w:author="D T" w:date="2019-11-17T21:47:00Z">
                <w:pPr/>
              </w:pPrChange>
            </w:pPr>
            <w:del w:id="873" w:author="D T" w:date="2019-11-17T21:34:00Z">
              <w:r w:rsidRPr="0018363B" w:rsidDel="00C65F2B">
                <w:rPr>
                  <w:rFonts w:ascii="宋体" w:hAnsi="宋体"/>
                  <w:szCs w:val="24"/>
                  <w:rPrChange w:id="874" w:author="D T" w:date="2019-11-17T21:47:00Z">
                    <w:rPr/>
                  </w:rPrChange>
                </w:rPr>
                <w:delText xml:space="preserve">SW3(config)#vlan 2 </w:delText>
              </w:r>
            </w:del>
          </w:p>
          <w:p w14:paraId="1B101D33" w14:textId="50359BB4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75" w:author="D T" w:date="2019-11-17T21:34:00Z"/>
                <w:rFonts w:ascii="宋体" w:hAnsi="宋体"/>
                <w:szCs w:val="24"/>
                <w:rPrChange w:id="876" w:author="D T" w:date="2019-11-17T21:47:00Z">
                  <w:rPr>
                    <w:del w:id="877" w:author="D T" w:date="2019-11-17T21:34:00Z"/>
                  </w:rPr>
                </w:rPrChange>
              </w:rPr>
              <w:pPrChange w:id="878" w:author="D T" w:date="2019-11-17T21:47:00Z">
                <w:pPr/>
              </w:pPrChange>
            </w:pPr>
            <w:del w:id="879" w:author="D T" w:date="2019-11-17T21:34:00Z">
              <w:r w:rsidRPr="0018363B" w:rsidDel="00C65F2B">
                <w:rPr>
                  <w:rFonts w:ascii="宋体" w:hAnsi="宋体"/>
                  <w:szCs w:val="24"/>
                  <w:rPrChange w:id="880" w:author="D T" w:date="2019-11-17T21:47:00Z">
                    <w:rPr/>
                  </w:rPrChange>
                </w:rPr>
                <w:delText xml:space="preserve">SW3(config-vlan)#exit </w:delText>
              </w:r>
            </w:del>
          </w:p>
          <w:p w14:paraId="543CFF33" w14:textId="23830A24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81" w:author="D T" w:date="2019-11-17T21:34:00Z"/>
                <w:rFonts w:ascii="宋体" w:hAnsi="宋体"/>
                <w:szCs w:val="24"/>
                <w:rPrChange w:id="882" w:author="D T" w:date="2019-11-17T21:47:00Z">
                  <w:rPr>
                    <w:del w:id="883" w:author="D T" w:date="2019-11-17T21:34:00Z"/>
                  </w:rPr>
                </w:rPrChange>
              </w:rPr>
              <w:pPrChange w:id="884" w:author="D T" w:date="2019-11-17T21:47:00Z">
                <w:pPr/>
              </w:pPrChange>
            </w:pPr>
            <w:del w:id="885" w:author="D T" w:date="2019-11-17T21:34:00Z">
              <w:r w:rsidRPr="0018363B" w:rsidDel="00C65F2B">
                <w:rPr>
                  <w:rFonts w:ascii="宋体" w:hAnsi="宋体"/>
                  <w:szCs w:val="24"/>
                  <w:rPrChange w:id="886" w:author="D T" w:date="2019-11-17T21:47:00Z">
                    <w:rPr/>
                  </w:rPrChange>
                </w:rPr>
                <w:delText xml:space="preserve">SW3(config)#interface f0/1 </w:delText>
              </w:r>
            </w:del>
          </w:p>
          <w:p w14:paraId="431720EB" w14:textId="39F663D0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87" w:author="D T" w:date="2019-11-17T21:34:00Z"/>
                <w:rFonts w:ascii="宋体" w:hAnsi="宋体"/>
                <w:szCs w:val="24"/>
                <w:rPrChange w:id="888" w:author="D T" w:date="2019-11-17T21:47:00Z">
                  <w:rPr>
                    <w:del w:id="889" w:author="D T" w:date="2019-11-17T21:34:00Z"/>
                  </w:rPr>
                </w:rPrChange>
              </w:rPr>
              <w:pPrChange w:id="890" w:author="D T" w:date="2019-11-17T21:47:00Z">
                <w:pPr/>
              </w:pPrChange>
            </w:pPr>
            <w:del w:id="891" w:author="D T" w:date="2019-11-17T21:34:00Z">
              <w:r w:rsidRPr="0018363B" w:rsidDel="00C65F2B">
                <w:rPr>
                  <w:rFonts w:ascii="宋体" w:hAnsi="宋体"/>
                  <w:szCs w:val="24"/>
                  <w:rPrChange w:id="892" w:author="D T" w:date="2019-11-17T21:47:00Z">
                    <w:rPr/>
                  </w:rPrChange>
                </w:rPr>
                <w:delText xml:space="preserve">SW3(config-if)#switchport access vlan 2 </w:delText>
              </w:r>
            </w:del>
          </w:p>
          <w:p w14:paraId="6956A598" w14:textId="4AB03E16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93" w:author="D T" w:date="2019-11-17T21:34:00Z"/>
                <w:rFonts w:ascii="宋体" w:hAnsi="宋体"/>
                <w:szCs w:val="24"/>
                <w:rPrChange w:id="894" w:author="D T" w:date="2019-11-17T21:47:00Z">
                  <w:rPr>
                    <w:del w:id="895" w:author="D T" w:date="2019-11-17T21:34:00Z"/>
                  </w:rPr>
                </w:rPrChange>
              </w:rPr>
              <w:pPrChange w:id="896" w:author="D T" w:date="2019-11-17T21:47:00Z">
                <w:pPr/>
              </w:pPrChange>
            </w:pPr>
            <w:del w:id="897" w:author="D T" w:date="2019-11-17T21:34:00Z">
              <w:r w:rsidRPr="0018363B" w:rsidDel="00C65F2B">
                <w:rPr>
                  <w:rFonts w:ascii="宋体" w:hAnsi="宋体"/>
                  <w:szCs w:val="24"/>
                  <w:rPrChange w:id="898" w:author="D T" w:date="2019-11-17T21:47:00Z">
                    <w:rPr/>
                  </w:rPrChange>
                </w:rPr>
                <w:delText>SW3(config-if)#exit </w:delText>
              </w:r>
            </w:del>
          </w:p>
          <w:p w14:paraId="3C1BAA56" w14:textId="5CB6F922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99" w:author="D T" w:date="2019-11-17T21:34:00Z"/>
                <w:rFonts w:ascii="宋体" w:hAnsi="宋体"/>
                <w:szCs w:val="24"/>
                <w:rPrChange w:id="900" w:author="D T" w:date="2019-11-17T21:47:00Z">
                  <w:rPr>
                    <w:del w:id="901" w:author="D T" w:date="2019-11-17T21:34:00Z"/>
                  </w:rPr>
                </w:rPrChange>
              </w:rPr>
              <w:pPrChange w:id="902" w:author="D T" w:date="2019-11-17T21:47:00Z">
                <w:pPr/>
              </w:pPrChange>
            </w:pPr>
            <w:del w:id="903" w:author="D T" w:date="2019-11-17T21:34:00Z">
              <w:r w:rsidRPr="0018363B" w:rsidDel="00C65F2B">
                <w:rPr>
                  <w:rFonts w:ascii="宋体" w:hAnsi="宋体"/>
                  <w:szCs w:val="24"/>
                  <w:rPrChange w:id="904" w:author="D T" w:date="2019-11-17T21:47:00Z">
                    <w:rPr/>
                  </w:rPrChange>
                </w:rPr>
                <w:delText xml:space="preserve">SW3(config)#interface f0/2 </w:delText>
              </w:r>
            </w:del>
          </w:p>
          <w:p w14:paraId="0C627139" w14:textId="42EC9582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905" w:author="D T" w:date="2019-11-17T21:34:00Z"/>
                <w:rFonts w:ascii="宋体" w:hAnsi="宋体"/>
                <w:szCs w:val="24"/>
                <w:rPrChange w:id="906" w:author="D T" w:date="2019-11-17T21:47:00Z">
                  <w:rPr>
                    <w:del w:id="907" w:author="D T" w:date="2019-11-17T21:34:00Z"/>
                  </w:rPr>
                </w:rPrChange>
              </w:rPr>
              <w:pPrChange w:id="908" w:author="D T" w:date="2019-11-17T21:47:00Z">
                <w:pPr/>
              </w:pPrChange>
            </w:pPr>
            <w:del w:id="909" w:author="D T" w:date="2019-11-17T21:34:00Z">
              <w:r w:rsidRPr="0018363B" w:rsidDel="00C65F2B">
                <w:rPr>
                  <w:rFonts w:ascii="宋体" w:hAnsi="宋体"/>
                  <w:szCs w:val="24"/>
                  <w:rPrChange w:id="910" w:author="D T" w:date="2019-11-17T21:47:00Z">
                    <w:rPr/>
                  </w:rPrChange>
                </w:rPr>
                <w:delText xml:space="preserve">SW3(config-if)#switchport access vlan 2 </w:delText>
              </w:r>
            </w:del>
          </w:p>
          <w:p w14:paraId="379E523A" w14:textId="2253C5AE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911" w:author="D T" w:date="2019-11-17T21:34:00Z"/>
                <w:rFonts w:ascii="宋体" w:hAnsi="宋体"/>
                <w:szCs w:val="24"/>
                <w:rPrChange w:id="912" w:author="D T" w:date="2019-11-17T21:47:00Z">
                  <w:rPr>
                    <w:del w:id="913" w:author="D T" w:date="2019-11-17T21:34:00Z"/>
                  </w:rPr>
                </w:rPrChange>
              </w:rPr>
              <w:pPrChange w:id="914" w:author="D T" w:date="2019-11-17T21:47:00Z">
                <w:pPr/>
              </w:pPrChange>
            </w:pPr>
            <w:del w:id="915" w:author="D T" w:date="2019-11-17T21:34:00Z">
              <w:r w:rsidRPr="0018363B" w:rsidDel="00C65F2B">
                <w:rPr>
                  <w:rFonts w:ascii="宋体" w:hAnsi="宋体"/>
                  <w:szCs w:val="24"/>
                  <w:rPrChange w:id="916" w:author="D T" w:date="2019-11-17T21:47:00Z">
                    <w:rPr/>
                  </w:rPrChange>
                </w:rPr>
                <w:delText>SW3(config-if)#exit</w:delText>
              </w:r>
            </w:del>
          </w:p>
          <w:p w14:paraId="39D79FBC" w14:textId="1686E047" w:rsidR="0018363B" w:rsidRPr="00552A55" w:rsidRDefault="009F4B4E" w:rsidP="00552A55">
            <w:pPr>
              <w:pStyle w:val="2"/>
              <w:rPr>
                <w:ins w:id="917" w:author="D T" w:date="2019-11-17T21:35:00Z"/>
                <w:rFonts w:hint="eastAsia"/>
                <w:rPrChange w:id="918" w:author="D T" w:date="2019-11-19T00:18:00Z">
                  <w:rPr>
                    <w:ins w:id="919" w:author="D T" w:date="2019-11-17T21:35:00Z"/>
                  </w:rPr>
                </w:rPrChange>
              </w:rPr>
              <w:pPrChange w:id="920" w:author="D T" w:date="2019-11-19T00:18:00Z">
                <w:pPr>
                  <w:pStyle w:val="aa"/>
                  <w:numPr>
                    <w:numId w:val="9"/>
                  </w:numPr>
                  <w:ind w:left="420" w:firstLineChars="0" w:hanging="420"/>
                </w:pPr>
              </w:pPrChange>
            </w:pPr>
            <w:r w:rsidRPr="0018363B">
              <w:rPr>
                <w:rFonts w:asciiTheme="minorHAnsi" w:hAnsiTheme="minorHAnsi" w:cstheme="minorBidi" w:hint="eastAsia"/>
                <w:szCs w:val="22"/>
                <w:rPrChange w:id="921" w:author="D T" w:date="2019-11-17T21:47:00Z">
                  <w:rPr>
                    <w:rFonts w:ascii="Helvetica" w:hAnsi="Helvetica" w:cs="Times New Roman" w:hint="eastAsia"/>
                    <w:kern w:val="0"/>
                    <w:szCs w:val="18"/>
                  </w:rPr>
                </w:rPrChange>
              </w:rPr>
              <w:t>六、</w:t>
            </w:r>
            <w:ins w:id="922" w:author="D T" w:date="2019-11-17T21:35:00Z">
              <w:r w:rsidR="00861D11" w:rsidRPr="0018363B">
                <w:rPr>
                  <w:rPrChange w:id="923" w:author="D T" w:date="2019-11-17T21:47:00Z">
                    <w:rPr>
                      <w:szCs w:val="24"/>
                    </w:rPr>
                  </w:rPrChange>
                </w:rPr>
                <w:t>在</w:t>
              </w:r>
              <w:r w:rsidR="00861D11" w:rsidRPr="0018363B">
                <w:rPr>
                  <w:rPrChange w:id="924" w:author="D T" w:date="2019-11-17T21:47:00Z">
                    <w:rPr>
                      <w:szCs w:val="24"/>
                    </w:rPr>
                  </w:rPrChange>
                </w:rPr>
                <w:t>Switch0</w:t>
              </w:r>
              <w:r w:rsidR="00861D11" w:rsidRPr="0018363B">
                <w:rPr>
                  <w:rFonts w:hint="eastAsia"/>
                  <w:rPrChange w:id="925" w:author="D T" w:date="2019-11-17T21:47:00Z">
                    <w:rPr>
                      <w:rFonts w:hint="eastAsia"/>
                      <w:szCs w:val="24"/>
                    </w:rPr>
                  </w:rPrChange>
                </w:rPr>
                <w:t>和</w:t>
              </w:r>
              <w:r w:rsidR="00861D11" w:rsidRPr="0018363B">
                <w:rPr>
                  <w:rPrChange w:id="926" w:author="D T" w:date="2019-11-17T21:47:00Z">
                    <w:rPr>
                      <w:szCs w:val="24"/>
                    </w:rPr>
                  </w:rPrChange>
                </w:rPr>
                <w:t>Switch1</w:t>
              </w:r>
              <w:r w:rsidR="00861D11" w:rsidRPr="0018363B">
                <w:rPr>
                  <w:rPrChange w:id="927" w:author="D T" w:date="2019-11-17T21:47:00Z">
                    <w:rPr>
                      <w:szCs w:val="24"/>
                    </w:rPr>
                  </w:rPrChange>
                </w:rPr>
                <w:t>上开启</w:t>
              </w:r>
              <w:r w:rsidR="00861D11" w:rsidRPr="0018363B">
                <w:rPr>
                  <w:rPrChange w:id="928" w:author="D T" w:date="2019-11-17T21:47:00Z">
                    <w:rPr>
                      <w:szCs w:val="24"/>
                    </w:rPr>
                  </w:rPrChange>
                </w:rPr>
                <w:t>f0/24</w:t>
              </w:r>
              <w:r w:rsidR="00861D11" w:rsidRPr="0018363B">
                <w:rPr>
                  <w:rPrChange w:id="929" w:author="D T" w:date="2019-11-17T21:47:00Z">
                    <w:rPr>
                      <w:szCs w:val="24"/>
                    </w:rPr>
                  </w:rPrChange>
                </w:rPr>
                <w:t>端口，并配置端口模式为</w:t>
              </w:r>
              <w:r w:rsidR="00861D11" w:rsidRPr="0018363B">
                <w:rPr>
                  <w:rPrChange w:id="930" w:author="D T" w:date="2019-11-17T21:47:00Z">
                    <w:rPr>
                      <w:szCs w:val="24"/>
                    </w:rPr>
                  </w:rPrChange>
                </w:rPr>
                <w:t>Trunk</w:t>
              </w:r>
            </w:ins>
          </w:p>
          <w:p w14:paraId="786B382A" w14:textId="77777777" w:rsidR="00861D11" w:rsidRPr="00861D11" w:rsidRDefault="00861D11" w:rsidP="00552A55">
            <w:pPr>
              <w:rPr>
                <w:ins w:id="931" w:author="D T" w:date="2019-11-17T21:35:00Z"/>
                <w:rPrChange w:id="932" w:author="D T" w:date="2019-11-17T21:35:00Z">
                  <w:rPr>
                    <w:ins w:id="933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934" w:author="D T" w:date="2019-11-19T00:18:00Z">
                <w:pPr/>
              </w:pPrChange>
            </w:pPr>
            <w:ins w:id="935" w:author="D T" w:date="2019-11-17T21:35:00Z">
              <w:r w:rsidRPr="00861D11">
                <w:rPr>
                  <w:rPrChange w:id="93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Switch0(config)#interface f0/24</w:t>
              </w:r>
            </w:ins>
          </w:p>
          <w:p w14:paraId="44569633" w14:textId="77777777" w:rsidR="00861D11" w:rsidRPr="00861D11" w:rsidRDefault="00861D11" w:rsidP="00552A55">
            <w:pPr>
              <w:rPr>
                <w:ins w:id="937" w:author="D T" w:date="2019-11-17T21:35:00Z"/>
                <w:rPrChange w:id="938" w:author="D T" w:date="2019-11-17T21:35:00Z">
                  <w:rPr>
                    <w:ins w:id="939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940" w:author="D T" w:date="2019-11-19T00:18:00Z">
                <w:pPr/>
              </w:pPrChange>
            </w:pPr>
            <w:ins w:id="941" w:author="D T" w:date="2019-11-17T21:35:00Z">
              <w:r w:rsidRPr="00861D11">
                <w:rPr>
                  <w:rPrChange w:id="94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PrChange w:id="94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94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switchport mode trunk</w:t>
              </w:r>
            </w:ins>
          </w:p>
          <w:p w14:paraId="48CCEE94" w14:textId="77777777" w:rsidR="00861D11" w:rsidRPr="00861D11" w:rsidRDefault="00861D11" w:rsidP="00552A55">
            <w:pPr>
              <w:rPr>
                <w:ins w:id="945" w:author="D T" w:date="2019-11-17T21:35:00Z"/>
                <w:rPrChange w:id="946" w:author="D T" w:date="2019-11-17T21:35:00Z">
                  <w:rPr>
                    <w:ins w:id="947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948" w:author="D T" w:date="2019-11-19T00:18:00Z">
                <w:pPr/>
              </w:pPrChange>
            </w:pPr>
            <w:ins w:id="949" w:author="D T" w:date="2019-11-17T21:35:00Z">
              <w:r w:rsidRPr="00861D11">
                <w:rPr>
                  <w:rPrChange w:id="95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PrChange w:id="951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95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78E98B9D" w14:textId="77777777" w:rsidR="00861D11" w:rsidRPr="00861D11" w:rsidRDefault="00861D11" w:rsidP="00552A55">
            <w:pPr>
              <w:rPr>
                <w:ins w:id="953" w:author="D T" w:date="2019-11-17T21:35:00Z"/>
                <w:rPrChange w:id="954" w:author="D T" w:date="2019-11-17T21:35:00Z">
                  <w:rPr>
                    <w:ins w:id="955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956" w:author="D T" w:date="2019-11-19T00:18:00Z">
                <w:pPr/>
              </w:pPrChange>
            </w:pPr>
            <w:ins w:id="957" w:author="D T" w:date="2019-11-17T21:35:00Z">
              <w:r w:rsidRPr="00861D11">
                <w:rPr>
                  <w:rPrChange w:id="958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Switch1(config)#interface f0/24</w:t>
              </w:r>
            </w:ins>
          </w:p>
          <w:p w14:paraId="329DFCCC" w14:textId="77777777" w:rsidR="00861D11" w:rsidRPr="00861D11" w:rsidRDefault="00861D11" w:rsidP="00552A55">
            <w:pPr>
              <w:rPr>
                <w:ins w:id="959" w:author="D T" w:date="2019-11-17T21:35:00Z"/>
                <w:rPrChange w:id="960" w:author="D T" w:date="2019-11-17T21:35:00Z">
                  <w:rPr>
                    <w:ins w:id="961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962" w:author="D T" w:date="2019-11-19T00:18:00Z">
                <w:pPr/>
              </w:pPrChange>
            </w:pPr>
            <w:ins w:id="963" w:author="D T" w:date="2019-11-17T21:35:00Z">
              <w:r w:rsidRPr="00861D11">
                <w:rPr>
                  <w:rPrChange w:id="96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Switch1(config-</w:t>
              </w:r>
              <w:proofErr w:type="gramStart"/>
              <w:r w:rsidRPr="00861D11">
                <w:rPr>
                  <w:rPrChange w:id="965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96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switchport mode trunk</w:t>
              </w:r>
            </w:ins>
          </w:p>
          <w:p w14:paraId="71F7F433" w14:textId="77777777" w:rsidR="00861D11" w:rsidRPr="00861D11" w:rsidRDefault="00861D11" w:rsidP="00552A55">
            <w:pPr>
              <w:rPr>
                <w:ins w:id="967" w:author="D T" w:date="2019-11-17T21:35:00Z"/>
                <w:rPrChange w:id="968" w:author="D T" w:date="2019-11-17T21:35:00Z">
                  <w:rPr>
                    <w:ins w:id="969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970" w:author="D T" w:date="2019-11-19T00:18:00Z">
                <w:pPr/>
              </w:pPrChange>
            </w:pPr>
            <w:ins w:id="971" w:author="D T" w:date="2019-11-17T21:35:00Z">
              <w:r w:rsidRPr="00861D11">
                <w:rPr>
                  <w:rPrChange w:id="97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Switch1(config-</w:t>
              </w:r>
              <w:proofErr w:type="gramStart"/>
              <w:r w:rsidRPr="00861D11">
                <w:rPr>
                  <w:rPrChange w:id="97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PrChange w:id="97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4FC54F97" w14:textId="0649C8C9" w:rsidR="009F4B4E" w:rsidRPr="00E857B8" w:rsidDel="00861D11" w:rsidRDefault="009F4B4E">
            <w:pPr>
              <w:widowControl/>
              <w:ind w:right="240"/>
              <w:rPr>
                <w:del w:id="975" w:author="D T" w:date="2019-11-17T21:35:00Z"/>
                <w:rFonts w:ascii="Times" w:hAnsi="Times" w:cs="Times New Roman"/>
                <w:color w:val="000000"/>
                <w:kern w:val="0"/>
                <w:sz w:val="22"/>
              </w:rPr>
              <w:pPrChange w:id="976" w:author="D T" w:date="2019-11-17T21:34:00Z">
                <w:pPr>
                  <w:widowControl/>
                  <w:ind w:firstLine="480"/>
                </w:pPr>
              </w:pPrChange>
            </w:pPr>
            <w:del w:id="977" w:author="D T" w:date="2019-11-17T21:35:00Z">
              <w:r w:rsidRPr="00E857B8" w:rsidDel="00861D11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 xml:space="preserve">在 </w:delText>
              </w:r>
              <w:r w:rsidRPr="00E857B8" w:rsidDel="00861D11">
                <w:rPr>
                  <w:rFonts w:ascii="Times" w:hAnsi="Times" w:cs="Times New Roman"/>
                  <w:color w:val="000000"/>
                  <w:kern w:val="0"/>
                  <w:sz w:val="22"/>
                </w:rPr>
                <w:delText xml:space="preserve">SW2 </w:delText>
              </w:r>
              <w:r w:rsidRPr="00E857B8" w:rsidDel="00861D11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 xml:space="preserve">和 </w:delText>
              </w:r>
              <w:r w:rsidRPr="00E857B8" w:rsidDel="00861D11">
                <w:rPr>
                  <w:rFonts w:ascii="Times" w:hAnsi="Times" w:cs="Times New Roman"/>
                  <w:color w:val="000000"/>
                  <w:kern w:val="0"/>
                  <w:sz w:val="22"/>
                </w:rPr>
                <w:delText xml:space="preserve">SW3 </w:delText>
              </w:r>
              <w:r w:rsidRPr="00E857B8" w:rsidDel="00861D11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 xml:space="preserve">上配置 </w:delText>
              </w:r>
              <w:r w:rsidRPr="00E857B8" w:rsidDel="00861D11">
                <w:rPr>
                  <w:rFonts w:ascii="Times" w:hAnsi="Times" w:cs="Times New Roman"/>
                  <w:color w:val="000000"/>
                  <w:kern w:val="0"/>
                  <w:sz w:val="22"/>
                </w:rPr>
                <w:delText>Trunk</w:delText>
              </w:r>
              <w:r w:rsidRPr="00E857B8" w:rsidDel="00861D11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>。</w:delText>
              </w:r>
            </w:del>
          </w:p>
          <w:p w14:paraId="5F8B297F" w14:textId="0DDE8A6A" w:rsidR="009F4B4E" w:rsidRPr="00E857B8" w:rsidDel="00861D11" w:rsidRDefault="009F4B4E" w:rsidP="00B96B55">
            <w:pPr>
              <w:ind w:right="240"/>
              <w:rPr>
                <w:del w:id="978" w:author="D T" w:date="2019-11-17T21:35:00Z"/>
                <w:rFonts w:ascii="宋体" w:hAnsi="宋体"/>
              </w:rPr>
            </w:pPr>
            <w:del w:id="979" w:author="D T" w:date="2019-11-17T21:35:00Z">
              <w:r w:rsidRPr="00E857B8" w:rsidDel="00861D11">
                <w:rPr>
                  <w:rFonts w:ascii="宋体" w:hAnsi="宋体"/>
                </w:rPr>
                <w:delText xml:space="preserve">SW2(config)#interface f0/24 </w:delText>
              </w:r>
            </w:del>
          </w:p>
          <w:p w14:paraId="78C3DE93" w14:textId="56C821CE" w:rsidR="009F4B4E" w:rsidRPr="00E857B8" w:rsidDel="00861D11" w:rsidRDefault="009F4B4E" w:rsidP="00B96B55">
            <w:pPr>
              <w:ind w:right="240"/>
              <w:rPr>
                <w:del w:id="980" w:author="D T" w:date="2019-11-17T21:35:00Z"/>
                <w:rFonts w:ascii="宋体" w:hAnsi="宋体"/>
              </w:rPr>
            </w:pPr>
            <w:del w:id="981" w:author="D T" w:date="2019-11-17T21:35:00Z">
              <w:r w:rsidRPr="00E857B8" w:rsidDel="00861D11">
                <w:rPr>
                  <w:rFonts w:ascii="宋体" w:hAnsi="宋体"/>
                </w:rPr>
                <w:delText xml:space="preserve">SW2(config-if)#switchport mode trunk </w:delText>
              </w:r>
            </w:del>
          </w:p>
          <w:p w14:paraId="0D3EADC2" w14:textId="7D4717F1" w:rsidR="009F4B4E" w:rsidRPr="00E857B8" w:rsidDel="00861D11" w:rsidRDefault="009F4B4E" w:rsidP="00B96B55">
            <w:pPr>
              <w:ind w:right="240"/>
              <w:rPr>
                <w:del w:id="982" w:author="D T" w:date="2019-11-17T21:35:00Z"/>
                <w:rFonts w:ascii="宋体" w:hAnsi="宋体"/>
              </w:rPr>
            </w:pPr>
            <w:del w:id="983" w:author="D T" w:date="2019-11-17T21:35:00Z">
              <w:r w:rsidRPr="00E857B8" w:rsidDel="00861D11">
                <w:rPr>
                  <w:rFonts w:ascii="宋体" w:hAnsi="宋体"/>
                </w:rPr>
                <w:delText>SW2(config-if)#exit </w:delText>
              </w:r>
            </w:del>
          </w:p>
          <w:p w14:paraId="389CA4CC" w14:textId="48C7CE1A" w:rsidR="009F4B4E" w:rsidRPr="00E857B8" w:rsidDel="00861D11" w:rsidRDefault="009F4B4E" w:rsidP="00B96B55">
            <w:pPr>
              <w:ind w:right="240"/>
              <w:rPr>
                <w:del w:id="984" w:author="D T" w:date="2019-11-17T21:35:00Z"/>
                <w:rFonts w:ascii="宋体" w:hAnsi="宋体"/>
              </w:rPr>
            </w:pPr>
            <w:del w:id="985" w:author="D T" w:date="2019-11-17T21:35:00Z">
              <w:r w:rsidRPr="00E857B8" w:rsidDel="00861D11">
                <w:rPr>
                  <w:rFonts w:ascii="宋体" w:hAnsi="宋体"/>
                </w:rPr>
                <w:delText xml:space="preserve">SW3(config)#interface f0/24 </w:delText>
              </w:r>
            </w:del>
          </w:p>
          <w:p w14:paraId="6C6AFE39" w14:textId="44E8956D" w:rsidR="009F4B4E" w:rsidRPr="00E857B8" w:rsidDel="00861D11" w:rsidRDefault="009F4B4E" w:rsidP="00B96B55">
            <w:pPr>
              <w:ind w:right="240"/>
              <w:rPr>
                <w:del w:id="986" w:author="D T" w:date="2019-11-17T21:35:00Z"/>
                <w:rFonts w:ascii="宋体" w:hAnsi="宋体"/>
              </w:rPr>
            </w:pPr>
            <w:del w:id="987" w:author="D T" w:date="2019-11-17T21:35:00Z">
              <w:r w:rsidRPr="00E857B8" w:rsidDel="00861D11">
                <w:rPr>
                  <w:rFonts w:ascii="宋体" w:hAnsi="宋体"/>
                </w:rPr>
                <w:delText xml:space="preserve">SW3(config-if)#switchport mode trunk </w:delText>
              </w:r>
            </w:del>
          </w:p>
          <w:p w14:paraId="5FA7C1EC" w14:textId="29B9559C" w:rsidR="009F4B4E" w:rsidRPr="00E857B8" w:rsidRDefault="009F4B4E">
            <w:pPr>
              <w:widowControl/>
              <w:ind w:right="240"/>
              <w:rPr>
                <w:rFonts w:ascii="宋体" w:hAnsi="宋体"/>
              </w:rPr>
              <w:pPrChange w:id="988" w:author="D T" w:date="2019-11-17T21:35:00Z">
                <w:pPr/>
              </w:pPrChange>
            </w:pPr>
            <w:del w:id="989" w:author="D T" w:date="2019-11-17T21:35:00Z">
              <w:r w:rsidRPr="00E857B8" w:rsidDel="00861D11">
                <w:rPr>
                  <w:rFonts w:ascii="宋体" w:hAnsi="宋体"/>
                </w:rPr>
                <w:delText>SW3(config-if)#exit </w:delText>
              </w:r>
            </w:del>
          </w:p>
          <w:p w14:paraId="41C76642" w14:textId="77777777" w:rsidR="009F4B4E" w:rsidRPr="00E857B8" w:rsidRDefault="009F4B4E">
            <w:pPr>
              <w:ind w:right="240"/>
              <w:jc w:val="center"/>
              <w:rPr>
                <w:rFonts w:ascii="宋体" w:hAnsi="宋体"/>
              </w:rPr>
              <w:pPrChange w:id="990" w:author="D T" w:date="2019-11-17T21:36:00Z">
                <w:pPr/>
              </w:pPrChange>
            </w:pPr>
            <w:r w:rsidRPr="00E857B8">
              <w:rPr>
                <w:noProof/>
              </w:rPr>
              <w:lastRenderedPageBreak/>
              <w:drawing>
                <wp:inline distT="0" distB="0" distL="0" distR="0" wp14:anchorId="3DB77517" wp14:editId="2E1E94DA">
                  <wp:extent cx="4197350" cy="3515142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335" cy="35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B374F" w14:textId="121B4E9B" w:rsidR="00EB5A67" w:rsidRPr="00552A55" w:rsidRDefault="009F4B4E" w:rsidP="00552A55">
            <w:pPr>
              <w:pStyle w:val="2"/>
              <w:rPr>
                <w:rFonts w:hint="eastAsia"/>
                <w:rPrChange w:id="991" w:author="D T" w:date="2019-11-19T00:18:00Z">
                  <w:rPr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992" w:author="D T" w:date="2019-11-19T00:18:00Z">
                <w:pPr>
                  <w:widowControl/>
                  <w:ind w:firstLine="480"/>
                </w:pPr>
              </w:pPrChange>
            </w:pPr>
            <w:r w:rsidRPr="00861D11">
              <w:rPr>
                <w:rFonts w:hint="eastAsia"/>
                <w:rPrChange w:id="993" w:author="D T" w:date="2019-11-17T21:36:00Z">
                  <w:rPr>
                    <w:rFonts w:ascii="Helvetica" w:hAnsi="Helvetica" w:cs="Times New Roman" w:hint="eastAsia"/>
                    <w:kern w:val="0"/>
                    <w:szCs w:val="18"/>
                  </w:rPr>
                </w:rPrChange>
              </w:rPr>
              <w:t>七、</w:t>
            </w:r>
            <w:r w:rsidRPr="00861D11">
              <w:rPr>
                <w:rFonts w:hint="eastAsia"/>
                <w:rPrChange w:id="994" w:author="D T" w:date="2019-11-17T21:36:00Z">
                  <w:rPr>
                    <w:rFonts w:ascii="Songti SC" w:eastAsia="Songti SC" w:hAnsi="Songti SC" w:cs="Times New Roman" w:hint="eastAsia"/>
                    <w:color w:val="000000"/>
                    <w:kern w:val="0"/>
                    <w:sz w:val="22"/>
                  </w:rPr>
                </w:rPrChange>
              </w:rPr>
              <w:t>验证测试。</w:t>
            </w:r>
          </w:p>
          <w:p w14:paraId="465D197D" w14:textId="06A19D96" w:rsidR="009F4B4E" w:rsidRPr="00861D11" w:rsidRDefault="009F4B4E" w:rsidP="00552A55">
            <w:pPr>
              <w:rPr>
                <w:rPrChange w:id="995" w:author="D T" w:date="2019-11-17T21:36:00Z">
                  <w:rPr>
                    <w:rFonts w:ascii="宋体" w:hAnsi="宋体"/>
                  </w:rPr>
                </w:rPrChange>
              </w:rPr>
              <w:pPrChange w:id="996" w:author="D T" w:date="2019-11-19T00:19:00Z">
                <w:pPr>
                  <w:ind w:right="240"/>
                </w:pPr>
              </w:pPrChange>
            </w:pPr>
            <w:r w:rsidRPr="00861D11">
              <w:rPr>
                <w:rPrChange w:id="997" w:author="D T" w:date="2019-11-17T21:36:00Z">
                  <w:rPr>
                    <w:rFonts w:ascii="宋体" w:hAnsi="宋体"/>
                  </w:rPr>
                </w:rPrChange>
              </w:rPr>
              <w:t>按照拓扑配置</w:t>
            </w:r>
            <w:r w:rsidRPr="00861D11">
              <w:rPr>
                <w:rPrChange w:id="998" w:author="D T" w:date="2019-11-17T21:36:00Z">
                  <w:rPr>
                    <w:rFonts w:ascii="宋体" w:hAnsi="宋体"/>
                  </w:rPr>
                </w:rPrChange>
              </w:rPr>
              <w:t xml:space="preserve"> PC </w:t>
            </w:r>
            <w:r w:rsidRPr="00861D11">
              <w:rPr>
                <w:rPrChange w:id="999" w:author="D T" w:date="2019-11-17T21:36:00Z">
                  <w:rPr>
                    <w:rFonts w:ascii="宋体" w:hAnsi="宋体"/>
                  </w:rPr>
                </w:rPrChange>
              </w:rPr>
              <w:t>并且连线，从</w:t>
            </w:r>
            <w:del w:id="1000" w:author="D T" w:date="2019-11-17T21:36:00Z">
              <w:r w:rsidRPr="00861D11" w:rsidDel="00EB5A67">
                <w:rPr>
                  <w:rPrChange w:id="1001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PrChange w:id="1002" w:author="D T" w:date="2019-11-17T21:36:00Z">
                  <w:rPr>
                    <w:rFonts w:ascii="宋体" w:hAnsi="宋体"/>
                  </w:rPr>
                </w:rPrChange>
              </w:rPr>
              <w:t>VLAN1</w:t>
            </w:r>
            <w:del w:id="1003" w:author="D T" w:date="2019-11-17T21:36:00Z">
              <w:r w:rsidRPr="00861D11" w:rsidDel="00EB5A67">
                <w:rPr>
                  <w:rPrChange w:id="1004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PrChange w:id="1005" w:author="D T" w:date="2019-11-17T21:36:00Z">
                  <w:rPr>
                    <w:rFonts w:ascii="宋体" w:hAnsi="宋体"/>
                  </w:rPr>
                </w:rPrChange>
              </w:rPr>
              <w:t>中的</w:t>
            </w:r>
            <w:del w:id="1006" w:author="D T" w:date="2019-11-17T21:36:00Z">
              <w:r w:rsidRPr="00861D11" w:rsidDel="00EB5A67">
                <w:rPr>
                  <w:rPrChange w:id="1007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PrChange w:id="1008" w:author="D T" w:date="2019-11-17T21:36:00Z">
                  <w:rPr>
                    <w:rFonts w:ascii="宋体" w:hAnsi="宋体"/>
                  </w:rPr>
                </w:rPrChange>
              </w:rPr>
              <w:t>PC0 ping</w:t>
            </w:r>
            <w:ins w:id="1009" w:author="D T" w:date="2019-11-17T21:36:00Z">
              <w:r w:rsidR="00EB5A67">
                <w:t xml:space="preserve"> </w:t>
              </w:r>
            </w:ins>
            <w:del w:id="1010" w:author="D T" w:date="2019-11-17T21:36:00Z">
              <w:r w:rsidRPr="00861D11" w:rsidDel="00EB5A67">
                <w:rPr>
                  <w:rPrChange w:id="1011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PrChange w:id="1012" w:author="D T" w:date="2019-11-17T21:36:00Z">
                  <w:rPr>
                    <w:rFonts w:ascii="宋体" w:hAnsi="宋体"/>
                  </w:rPr>
                </w:rPrChange>
              </w:rPr>
              <w:t>VLAN2</w:t>
            </w:r>
            <w:del w:id="1013" w:author="D T" w:date="2019-11-17T21:36:00Z">
              <w:r w:rsidRPr="00861D11" w:rsidDel="00EB5A67">
                <w:rPr>
                  <w:rPrChange w:id="1014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PrChange w:id="1015" w:author="D T" w:date="2019-11-17T21:36:00Z">
                  <w:rPr>
                    <w:rFonts w:ascii="宋体" w:hAnsi="宋体"/>
                  </w:rPr>
                </w:rPrChange>
              </w:rPr>
              <w:t>中的</w:t>
            </w:r>
            <w:del w:id="1016" w:author="D T" w:date="2019-11-17T21:36:00Z">
              <w:r w:rsidRPr="00861D11" w:rsidDel="00EB5A67">
                <w:rPr>
                  <w:rPrChange w:id="1017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PrChange w:id="1018" w:author="D T" w:date="2019-11-17T21:36:00Z">
                  <w:rPr>
                    <w:rFonts w:ascii="宋体" w:hAnsi="宋体"/>
                  </w:rPr>
                </w:rPrChange>
              </w:rPr>
              <w:t>PC2</w:t>
            </w:r>
            <w:r w:rsidRPr="00861D11">
              <w:rPr>
                <w:rPrChange w:id="1019" w:author="D T" w:date="2019-11-17T21:36:00Z">
                  <w:rPr>
                    <w:rFonts w:ascii="宋体" w:hAnsi="宋体"/>
                  </w:rPr>
                </w:rPrChange>
              </w:rPr>
              <w:t>，结果</w:t>
            </w:r>
            <w:ins w:id="1020" w:author="D T" w:date="2019-11-17T21:36:00Z">
              <w:r w:rsidR="00EB5A67">
                <w:rPr>
                  <w:rFonts w:hint="eastAsia"/>
                </w:rPr>
                <w:t>如</w:t>
              </w:r>
            </w:ins>
            <w:del w:id="1021" w:author="D T" w:date="2019-11-17T21:36:00Z">
              <w:r w:rsidRPr="00861D11" w:rsidDel="00861D11">
                <w:rPr>
                  <w:rPrChange w:id="1022" w:author="D T" w:date="2019-11-17T21:36:00Z">
                    <w:rPr>
                      <w:rFonts w:ascii="宋体" w:hAnsi="宋体"/>
                    </w:rPr>
                  </w:rPrChange>
                </w:rPr>
                <w:delText>如</w:delText>
              </w:r>
            </w:del>
            <w:r w:rsidRPr="00861D11">
              <w:rPr>
                <w:rPrChange w:id="1023" w:author="D T" w:date="2019-11-17T21:36:00Z">
                  <w:rPr>
                    <w:rFonts w:ascii="宋体" w:hAnsi="宋体"/>
                  </w:rPr>
                </w:rPrChange>
              </w:rPr>
              <w:t>下</w:t>
            </w:r>
            <w:r w:rsidRPr="00861D11">
              <w:rPr>
                <w:rPrChange w:id="1024" w:author="D T" w:date="2019-11-17T21:36:00Z">
                  <w:rPr>
                    <w:rFonts w:ascii="宋体" w:hAnsi="宋体"/>
                  </w:rPr>
                </w:rPrChange>
              </w:rPr>
              <w:t>:</w:t>
            </w:r>
            <w:del w:id="1025" w:author="D T" w:date="2019-11-17T21:48:00Z">
              <w:r w:rsidRPr="00861D11" w:rsidDel="0018363B">
                <w:rPr>
                  <w:rPrChange w:id="1026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</w:p>
          <w:p w14:paraId="57F53391" w14:textId="3B75A984" w:rsidR="00B96B55" w:rsidRDefault="009F4B4E">
            <w:pPr>
              <w:ind w:right="240"/>
              <w:jc w:val="center"/>
              <w:rPr>
                <w:ins w:id="1027" w:author="D T" w:date="2019-11-17T21:36:00Z"/>
                <w:rFonts w:ascii="宋体" w:hAnsi="宋体"/>
              </w:rPr>
              <w:pPrChange w:id="1028" w:author="D T" w:date="2019-11-17T21:37:00Z">
                <w:pPr/>
              </w:pPrChange>
            </w:pPr>
            <w:r w:rsidRPr="00E857B8">
              <w:rPr>
                <w:noProof/>
              </w:rPr>
              <w:drawing>
                <wp:inline distT="0" distB="0" distL="0" distR="0" wp14:anchorId="0CCDA7AD" wp14:editId="48A64C26">
                  <wp:extent cx="4541302" cy="179807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302" cy="1798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50DC3" w14:textId="77777777" w:rsidR="00EB5A67" w:rsidRDefault="00EB5A67" w:rsidP="00552A55">
            <w:pPr>
              <w:pPrChange w:id="1029" w:author="D T" w:date="2019-11-19T00:19:00Z">
                <w:pPr>
                  <w:ind w:right="240"/>
                </w:pPr>
              </w:pPrChange>
            </w:pPr>
          </w:p>
          <w:p w14:paraId="7CA7AA52" w14:textId="6D2B83DB" w:rsidR="009F4B4E" w:rsidRPr="00E857B8" w:rsidDel="00EB5A67" w:rsidRDefault="00EB5A67" w:rsidP="00552A55">
            <w:pPr>
              <w:rPr>
                <w:del w:id="1030" w:author="D T" w:date="2019-11-17T21:36:00Z"/>
              </w:rPr>
              <w:pPrChange w:id="1031" w:author="D T" w:date="2019-11-19T00:19:00Z">
                <w:pPr>
                  <w:ind w:right="240"/>
                </w:pPr>
              </w:pPrChange>
            </w:pPr>
            <w:ins w:id="1032" w:author="D T" w:date="2019-11-17T21:36:00Z">
              <w:r w:rsidRPr="00AF497B">
                <w:rPr>
                  <w:sz w:val="22"/>
                  <w:szCs w:val="24"/>
                </w:rPr>
                <w:t>从上述测试结果可以看到，通过接入层交换机上的</w:t>
              </w:r>
              <w:r>
                <w:rPr>
                  <w:sz w:val="22"/>
                  <w:szCs w:val="24"/>
                </w:rPr>
                <w:t>VLAN</w:t>
              </w:r>
              <w:r w:rsidRPr="00AF497B">
                <w:rPr>
                  <w:sz w:val="22"/>
                  <w:szCs w:val="24"/>
                </w:rPr>
                <w:t>划分和三层交换机的配</w:t>
              </w:r>
              <w:r w:rsidRPr="00AF497B">
                <w:rPr>
                  <w:rFonts w:hint="eastAsia"/>
                  <w:sz w:val="22"/>
                  <w:szCs w:val="24"/>
                </w:rPr>
                <w:t>置，不同</w:t>
              </w:r>
              <w:r w:rsidRPr="00AF497B">
                <w:rPr>
                  <w:rFonts w:hint="eastAsia"/>
                  <w:sz w:val="22"/>
                  <w:szCs w:val="24"/>
                </w:rPr>
                <w:t xml:space="preserve"> </w:t>
              </w:r>
              <w:r w:rsidRPr="00AF497B">
                <w:rPr>
                  <w:sz w:val="22"/>
                  <w:szCs w:val="24"/>
                </w:rPr>
                <w:t xml:space="preserve">VLAN </w:t>
              </w:r>
              <w:r w:rsidRPr="00AF497B">
                <w:rPr>
                  <w:rFonts w:hint="eastAsia"/>
                  <w:sz w:val="22"/>
                  <w:szCs w:val="24"/>
                </w:rPr>
                <w:t>中的主机可以互相通信。</w:t>
              </w:r>
            </w:ins>
            <w:del w:id="1033" w:author="D T" w:date="2019-11-17T21:36:00Z">
              <w:r w:rsidR="009F4B4E" w:rsidRPr="00E857B8" w:rsidDel="00EB5A67">
                <w:delText>从上述测试结果可以看到，通过接入层交换机上的</w:delText>
              </w:r>
              <w:r w:rsidR="009F4B4E" w:rsidRPr="00E857B8" w:rsidDel="00EB5A67">
                <w:delText xml:space="preserve"> VLAN </w:delText>
              </w:r>
              <w:r w:rsidR="009F4B4E" w:rsidRPr="00E857B8" w:rsidDel="00EB5A67">
                <w:delText>划分和三层交换机的</w:delText>
              </w:r>
              <w:r w:rsidR="009F4B4E" w:rsidRPr="00E857B8" w:rsidDel="00EB5A67">
                <w:delText xml:space="preserve"> SVI</w:delText>
              </w:r>
              <w:r w:rsidR="009F4B4E" w:rsidRPr="00E857B8" w:rsidDel="00EB5A67">
                <w:delText>配</w:delText>
              </w:r>
              <w:r w:rsidR="009F4B4E" w:rsidRPr="00E857B8" w:rsidDel="00EB5A67">
                <w:rPr>
                  <w:rFonts w:hint="eastAsia"/>
                </w:rPr>
                <w:delText> </w:delText>
              </w:r>
            </w:del>
          </w:p>
          <w:p w14:paraId="473E0ACB" w14:textId="4F0E2843" w:rsidR="009F4B4E" w:rsidRPr="00E857B8" w:rsidRDefault="009F4B4E" w:rsidP="00552A55">
            <w:pPr>
              <w:pPrChange w:id="1034" w:author="D T" w:date="2019-11-19T00:19:00Z">
                <w:pPr>
                  <w:ind w:right="240"/>
                </w:pPr>
              </w:pPrChange>
            </w:pPr>
            <w:del w:id="1035" w:author="D T" w:date="2019-11-17T21:36:00Z">
              <w:r w:rsidRPr="00E857B8" w:rsidDel="00EB5A67">
                <w:rPr>
                  <w:rFonts w:hint="eastAsia"/>
                </w:rPr>
                <w:delText>置，不同</w:delText>
              </w:r>
              <w:r w:rsidRPr="00E857B8" w:rsidDel="00EB5A67">
                <w:rPr>
                  <w:rFonts w:hint="eastAsia"/>
                </w:rPr>
                <w:delText xml:space="preserve"> </w:delText>
              </w:r>
              <w:r w:rsidRPr="00E857B8" w:rsidDel="00EB5A67">
                <w:delText xml:space="preserve">VLAN </w:delText>
              </w:r>
              <w:r w:rsidRPr="00E857B8" w:rsidDel="00EB5A67">
                <w:rPr>
                  <w:rFonts w:hint="eastAsia"/>
                </w:rPr>
                <w:delText>中的主机可以互相通信。</w:delText>
              </w:r>
              <w:r w:rsidRPr="00E857B8" w:rsidDel="00EB5A67">
                <w:rPr>
                  <w:rFonts w:hint="eastAsia"/>
                </w:rPr>
                <w:delText> </w:delText>
              </w:r>
            </w:del>
          </w:p>
        </w:tc>
      </w:tr>
      <w:tr w:rsidR="009F4B4E" w:rsidRPr="00E857B8" w14:paraId="39931DE4" w14:textId="77777777" w:rsidTr="00131DF5">
        <w:trPr>
          <w:trHeight w:val="5396"/>
        </w:trPr>
        <w:tc>
          <w:tcPr>
            <w:tcW w:w="8706" w:type="dxa"/>
            <w:gridSpan w:val="3"/>
            <w:shd w:val="clear" w:color="auto" w:fill="auto"/>
          </w:tcPr>
          <w:p w14:paraId="1884BEED" w14:textId="77777777" w:rsidR="009F4B4E" w:rsidRPr="00E857B8" w:rsidRDefault="009F4B4E" w:rsidP="00B96B55">
            <w:pPr>
              <w:ind w:right="240"/>
            </w:pPr>
            <w:r w:rsidRPr="00E857B8">
              <w:rPr>
                <w:rFonts w:hint="eastAsia"/>
              </w:rPr>
              <w:lastRenderedPageBreak/>
              <w:t>实验总结：（遇到问题、解决办法、收获和体会，可另附页）</w:t>
            </w:r>
          </w:p>
          <w:p w14:paraId="0F5F237F" w14:textId="7F653C5F" w:rsidR="00624830" w:rsidRPr="0083470E" w:rsidRDefault="00624830" w:rsidP="00552A55">
            <w:pPr>
              <w:rPr>
                <w:ins w:id="1036" w:author="D T" w:date="2019-11-17T21:37:00Z"/>
              </w:rPr>
              <w:pPrChange w:id="1037" w:author="D T" w:date="2019-11-19T00:19:00Z">
                <w:pPr>
                  <w:ind w:right="240" w:firstLineChars="200" w:firstLine="440"/>
                </w:pPr>
              </w:pPrChange>
            </w:pPr>
            <w:ins w:id="1038" w:author="D T" w:date="2019-11-17T21:37:00Z">
              <w:r w:rsidRPr="0083470E">
                <w:rPr>
                  <w:rFonts w:hint="eastAsia"/>
                </w:rPr>
                <w:t>本实验主要考察交换机转发原理、交换机基本配置、三层交换机路由功能这几个知识点，主要原理为在二层交换机上划分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可实现不同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的主机接入，而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间的主机通信为不同网段间的通信，需要通过三层设备对数据进行路由转发才可以实现，通过在三层交换机上为各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配置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SVI </w:t>
              </w:r>
              <w:r w:rsidRPr="0083470E">
                <w:rPr>
                  <w:rFonts w:hint="eastAsia"/>
                </w:rPr>
                <w:t>接口，利用三层交换机的路由功能可以实现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间的路由。</w:t>
              </w:r>
            </w:ins>
          </w:p>
          <w:p w14:paraId="17CE7003" w14:textId="5EDF4284" w:rsidR="00624830" w:rsidRDefault="00624830" w:rsidP="00552A55">
            <w:pPr>
              <w:rPr>
                <w:ins w:id="1039" w:author="D T" w:date="2019-11-19T00:19:00Z"/>
              </w:rPr>
            </w:pPr>
            <w:ins w:id="1040" w:author="D T" w:date="2019-11-17T21:37:00Z">
              <w:r w:rsidRPr="0083470E">
                <w:rPr>
                  <w:rFonts w:hint="eastAsia"/>
                </w:rPr>
                <w:t>根据实验拓扑图，在二层交换机上划分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配置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Trunk </w:t>
              </w:r>
              <w:r w:rsidRPr="0083470E">
                <w:rPr>
                  <w:rFonts w:hint="eastAsia"/>
                </w:rPr>
                <w:t>实现不同</w:t>
              </w:r>
              <w:r w:rsidRPr="0083470E">
                <w:t>VLAN</w:t>
              </w:r>
              <w:r w:rsidRPr="0083470E">
                <w:rPr>
                  <w:rFonts w:hint="eastAsia"/>
                </w:rPr>
                <w:t>的主机接入，在三层交换机上</w:t>
              </w:r>
              <w:r w:rsidRPr="0083470E">
                <w:t>划分</w:t>
              </w:r>
              <w:r w:rsidRPr="0083470E">
                <w:t xml:space="preserve">VLAN </w:t>
              </w:r>
              <w:r w:rsidRPr="0083470E">
                <w:t>配置</w:t>
              </w:r>
              <w:r w:rsidRPr="0083470E">
                <w:t xml:space="preserve"> Trunk </w:t>
              </w:r>
              <w:r w:rsidRPr="0083470E">
                <w:t>并配置</w:t>
              </w:r>
              <w:r w:rsidRPr="0083470E">
                <w:t xml:space="preserve"> SVI </w:t>
              </w:r>
              <w:r w:rsidRPr="0083470E">
                <w:t>接口实现不同</w:t>
              </w:r>
              <w:r w:rsidRPr="0083470E">
                <w:t>VLAN</w:t>
              </w:r>
              <w:r w:rsidRPr="0083470E">
                <w:t>间路由。</w:t>
              </w:r>
            </w:ins>
          </w:p>
          <w:p w14:paraId="3607B651" w14:textId="77777777" w:rsidR="00552A55" w:rsidRPr="00552A55" w:rsidRDefault="00552A55" w:rsidP="00552A55">
            <w:pPr>
              <w:rPr>
                <w:ins w:id="1041" w:author="D T" w:date="2019-11-17T21:37:00Z"/>
                <w:rFonts w:hint="eastAsia"/>
                <w:rPrChange w:id="1042" w:author="D T" w:date="2019-11-19T00:19:00Z">
                  <w:rPr>
                    <w:ins w:id="1043" w:author="D T" w:date="2019-11-17T21:37:00Z"/>
                    <w:rFonts w:ascii="宋体" w:hAnsi="宋体" w:hint="eastAsia"/>
                    <w:sz w:val="22"/>
                    <w:szCs w:val="24"/>
                  </w:rPr>
                </w:rPrChange>
              </w:rPr>
              <w:pPrChange w:id="1044" w:author="D T" w:date="2019-11-19T00:19:00Z">
                <w:pPr>
                  <w:ind w:right="240"/>
                </w:pPr>
              </w:pPrChange>
            </w:pPr>
          </w:p>
          <w:p w14:paraId="65ABF13D" w14:textId="77777777" w:rsidR="00624830" w:rsidRPr="0083470E" w:rsidRDefault="00624830" w:rsidP="00552A55">
            <w:pPr>
              <w:rPr>
                <w:ins w:id="1045" w:author="D T" w:date="2019-11-17T21:37:00Z"/>
              </w:rPr>
              <w:pPrChange w:id="1046" w:author="D T" w:date="2019-11-19T00:19:00Z">
                <w:pPr>
                  <w:ind w:right="240"/>
                </w:pPr>
              </w:pPrChange>
            </w:pPr>
            <w:ins w:id="1047" w:author="D T" w:date="2019-11-17T21:37:00Z">
              <w:r w:rsidRPr="0083470E">
                <w:rPr>
                  <w:rFonts w:hint="eastAsia"/>
                </w:rPr>
                <w:t>注意事项：</w:t>
              </w:r>
            </w:ins>
          </w:p>
          <w:p w14:paraId="10529C50" w14:textId="67CC49A1" w:rsidR="00624830" w:rsidRPr="0083470E" w:rsidRDefault="00624830" w:rsidP="00552A55">
            <w:pPr>
              <w:rPr>
                <w:ins w:id="1048" w:author="D T" w:date="2019-11-17T21:37:00Z"/>
              </w:rPr>
              <w:pPrChange w:id="1049" w:author="D T" w:date="2019-11-19T00:19:00Z">
                <w:pPr>
                  <w:ind w:right="240"/>
                </w:pPr>
              </w:pPrChange>
            </w:pPr>
            <w:ins w:id="1050" w:author="D T" w:date="2019-11-17T21:37:00Z">
              <w:r w:rsidRPr="0083470E">
                <w:t>(1)</w:t>
              </w:r>
              <w:r w:rsidRPr="0083470E">
                <w:rPr>
                  <w:rFonts w:hint="eastAsia"/>
                </w:rPr>
                <w:t>交换机之间的端口连接需要设置为</w:t>
              </w:r>
              <w:r w:rsidRPr="0083470E">
                <w:rPr>
                  <w:rFonts w:hint="eastAsia"/>
                </w:rPr>
                <w:t>trunk</w:t>
              </w:r>
              <w:r w:rsidRPr="0083470E">
                <w:t>模式</w:t>
              </w:r>
              <w:r w:rsidRPr="0083470E">
                <w:rPr>
                  <w:rFonts w:hint="eastAsia"/>
                </w:rPr>
                <w:t>，交换机与</w:t>
              </w:r>
              <w:r w:rsidRPr="0083470E">
                <w:rPr>
                  <w:rFonts w:hint="eastAsia"/>
                </w:rPr>
                <w:t>PC</w:t>
              </w:r>
              <w:r w:rsidRPr="0083470E">
                <w:rPr>
                  <w:rFonts w:hint="eastAsia"/>
                </w:rPr>
                <w:t>终端之间为</w:t>
              </w:r>
              <w:r w:rsidRPr="0083470E">
                <w:rPr>
                  <w:rFonts w:hint="eastAsia"/>
                </w:rPr>
                <w:t>access</w:t>
              </w:r>
              <w:r w:rsidRPr="0083470E">
                <w:rPr>
                  <w:rFonts w:hint="eastAsia"/>
                </w:rPr>
                <w:t>模式且需要分配对应的</w:t>
              </w:r>
              <w:r w:rsidRPr="0083470E">
                <w:rPr>
                  <w:rFonts w:hint="eastAsia"/>
                </w:rPr>
                <w:t>VLAN</w:t>
              </w:r>
              <w:r w:rsidRPr="0083470E">
                <w:rPr>
                  <w:rFonts w:hint="eastAsia"/>
                </w:rPr>
                <w:t>端口。</w:t>
              </w:r>
            </w:ins>
          </w:p>
          <w:p w14:paraId="4C4352CC" w14:textId="77777777" w:rsidR="00624830" w:rsidRPr="0083470E" w:rsidRDefault="00624830" w:rsidP="00552A55">
            <w:pPr>
              <w:rPr>
                <w:ins w:id="1051" w:author="D T" w:date="2019-11-17T21:37:00Z"/>
              </w:rPr>
              <w:pPrChange w:id="1052" w:author="D T" w:date="2019-11-19T00:19:00Z">
                <w:pPr>
                  <w:ind w:right="240"/>
                </w:pPr>
              </w:pPrChange>
            </w:pPr>
            <w:ins w:id="1053" w:author="D T" w:date="2019-11-17T21:37:00Z">
              <w:r w:rsidRPr="0083470E">
                <w:t>(2)</w:t>
              </w:r>
              <w:r w:rsidRPr="0083470E">
                <w:t>在为</w:t>
              </w:r>
              <w:r w:rsidRPr="0083470E">
                <w:t>PC</w:t>
              </w:r>
              <w:r w:rsidRPr="0083470E">
                <w:t>分配</w:t>
              </w:r>
              <w:r w:rsidRPr="0083470E">
                <w:t>VLAN</w:t>
              </w:r>
              <w:r w:rsidRPr="0083470E">
                <w:t>端口</w:t>
              </w:r>
              <w:r w:rsidRPr="0083470E">
                <w:rPr>
                  <w:rFonts w:hint="eastAsia"/>
                </w:rPr>
                <w:t>时候，需要与三层交换机中设置的</w:t>
              </w:r>
              <w:r w:rsidRPr="0083470E">
                <w:rPr>
                  <w:rFonts w:hint="eastAsia"/>
                </w:rPr>
                <w:t>SVI</w:t>
              </w:r>
              <w:r w:rsidRPr="0083470E">
                <w:rPr>
                  <w:rFonts w:hint="eastAsia"/>
                </w:rPr>
                <w:t>配置中的网关一致，否则无法连接。</w:t>
              </w:r>
            </w:ins>
          </w:p>
          <w:p w14:paraId="379D4E35" w14:textId="4DCC3C9E" w:rsidR="009F4B4E" w:rsidRPr="00E857B8" w:rsidDel="00624830" w:rsidRDefault="00624830" w:rsidP="00552A55">
            <w:pPr>
              <w:rPr>
                <w:del w:id="1054" w:author="D T" w:date="2019-11-17T21:37:00Z"/>
                <w:rFonts w:eastAsiaTheme="minorHAnsi"/>
              </w:rPr>
              <w:pPrChange w:id="1055" w:author="D T" w:date="2019-11-19T00:19:00Z">
                <w:pPr>
                  <w:ind w:right="240"/>
                </w:pPr>
              </w:pPrChange>
            </w:pPr>
            <w:ins w:id="1056" w:author="D T" w:date="2019-11-17T21:37:00Z">
              <w:r w:rsidRPr="0083470E">
                <w:t>(3)</w:t>
              </w:r>
              <w:r w:rsidRPr="0083470E">
                <w:rPr>
                  <w:rFonts w:hint="eastAsia"/>
                </w:rPr>
                <w:t>VLAN1</w:t>
              </w:r>
              <w:r w:rsidRPr="0083470E">
                <w:t xml:space="preserve"> </w:t>
              </w:r>
              <w:r w:rsidRPr="0083470E">
                <w:t>是默认的</w:t>
              </w:r>
              <w:r w:rsidRPr="0083470E">
                <w:rPr>
                  <w:rFonts w:hint="eastAsia"/>
                </w:rPr>
                <w:t>端口，需要手动开启。</w:t>
              </w:r>
            </w:ins>
            <w:del w:id="1057" w:author="D T" w:date="2019-11-17T21:37:00Z">
              <w:r w:rsidR="009F4B4E" w:rsidRPr="00E857B8" w:rsidDel="00624830">
                <w:rPr>
                  <w:rFonts w:eastAsiaTheme="minorHAnsi" w:hint="eastAsia"/>
                </w:rPr>
                <w:delText>本实验主要考察交换机转发原理、交换机基本配置、三层交换机路由功能这几个知识点，主要原理为在二层交换机上划分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VLAN </w:delText>
              </w:r>
              <w:r w:rsidR="009F4B4E" w:rsidRPr="00E857B8" w:rsidDel="00624830">
                <w:rPr>
                  <w:rFonts w:eastAsiaTheme="minorHAnsi" w:hint="eastAsia"/>
                </w:rPr>
                <w:delText>可实现不同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VLAN </w:delText>
              </w:r>
              <w:r w:rsidR="009F4B4E" w:rsidRPr="00E857B8" w:rsidDel="00624830">
                <w:rPr>
                  <w:rFonts w:eastAsiaTheme="minorHAnsi" w:hint="eastAsia"/>
                </w:rPr>
                <w:delText>的主机接入，而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VLAN </w:delText>
              </w:r>
              <w:r w:rsidR="009F4B4E" w:rsidRPr="00E857B8" w:rsidDel="00624830">
                <w:rPr>
                  <w:rFonts w:eastAsiaTheme="minorHAnsi" w:hint="eastAsia"/>
                </w:rPr>
                <w:delText>间的主机通信为不同网段间的通信，需要通过三层设备对数据进行路由转发才可以实现，通过在三层交换机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 w:hint="eastAsia"/>
                </w:rPr>
                <w:delText>上为各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VLAN </w:delText>
              </w:r>
              <w:r w:rsidR="009F4B4E" w:rsidRPr="00E857B8" w:rsidDel="00624830">
                <w:rPr>
                  <w:rFonts w:eastAsiaTheme="minorHAnsi" w:hint="eastAsia"/>
                </w:rPr>
                <w:delText>配置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SVI </w:delText>
              </w:r>
              <w:r w:rsidR="009F4B4E" w:rsidRPr="00E857B8" w:rsidDel="00624830">
                <w:rPr>
                  <w:rFonts w:eastAsiaTheme="minorHAnsi" w:hint="eastAsia"/>
                </w:rPr>
                <w:delText>接口，利用三层交换机的路由功能可以实现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VLAN </w:delText>
              </w:r>
              <w:r w:rsidR="009F4B4E" w:rsidRPr="00E857B8" w:rsidDel="00624830">
                <w:rPr>
                  <w:rFonts w:eastAsiaTheme="minorHAnsi" w:hint="eastAsia"/>
                </w:rPr>
                <w:delText>间的路由。</w:delText>
              </w:r>
              <w:r w:rsidR="009F4B4E" w:rsidRPr="00E857B8" w:rsidDel="00624830">
                <w:rPr>
                  <w:rFonts w:eastAsiaTheme="minorHAnsi" w:hint="eastAsia"/>
                </w:rPr>
                <w:delText> </w:delText>
              </w:r>
            </w:del>
          </w:p>
          <w:p w14:paraId="28CE255E" w14:textId="1064D8B0" w:rsidR="009F4B4E" w:rsidRPr="00E857B8" w:rsidDel="00624830" w:rsidRDefault="009F4B4E" w:rsidP="00552A55">
            <w:pPr>
              <w:rPr>
                <w:del w:id="1058" w:author="D T" w:date="2019-11-17T21:37:00Z"/>
                <w:rFonts w:cs="Times New Roman"/>
                <w:kern w:val="0"/>
              </w:rPr>
              <w:pPrChange w:id="1059" w:author="D T" w:date="2019-11-19T00:19:00Z">
                <w:pPr>
                  <w:ind w:right="240"/>
                </w:pPr>
              </w:pPrChange>
            </w:pPr>
            <w:del w:id="1060" w:author="D T" w:date="2019-11-17T21:37:00Z">
              <w:r w:rsidRPr="00E857B8" w:rsidDel="00624830">
                <w:rPr>
                  <w:rFonts w:eastAsiaTheme="minorHAnsi" w:hint="eastAsia"/>
                </w:rPr>
                <w:delText>根据实验拓扑图，在二层交换机上划分</w:delText>
              </w:r>
              <w:r w:rsidRPr="00E857B8" w:rsidDel="00624830">
                <w:rPr>
                  <w:rFonts w:eastAsiaTheme="minorHAnsi" w:hint="eastAsia"/>
                </w:rPr>
                <w:delText xml:space="preserve"> </w:delText>
              </w:r>
              <w:r w:rsidRPr="00E857B8" w:rsidDel="00624830">
                <w:rPr>
                  <w:rFonts w:eastAsiaTheme="minorHAnsi"/>
                </w:rPr>
                <w:delText xml:space="preserve">VLAN </w:delText>
              </w:r>
              <w:r w:rsidRPr="00E857B8" w:rsidDel="00624830">
                <w:rPr>
                  <w:rFonts w:eastAsiaTheme="minorHAnsi" w:hint="eastAsia"/>
                </w:rPr>
                <w:delText>配置</w:delText>
              </w:r>
              <w:r w:rsidRPr="00E857B8" w:rsidDel="00624830">
                <w:rPr>
                  <w:rFonts w:eastAsiaTheme="minorHAnsi" w:hint="eastAsia"/>
                </w:rPr>
                <w:delText xml:space="preserve"> </w:delText>
              </w:r>
              <w:r w:rsidRPr="00E857B8" w:rsidDel="00624830">
                <w:rPr>
                  <w:rFonts w:eastAsiaTheme="minorHAnsi"/>
                </w:rPr>
                <w:delText xml:space="preserve">Trunk </w:delText>
              </w:r>
              <w:r w:rsidRPr="00E857B8" w:rsidDel="00624830">
                <w:rPr>
                  <w:rFonts w:eastAsiaTheme="minorHAnsi" w:hint="eastAsia"/>
                </w:rPr>
                <w:delText>实现不同</w:delText>
              </w:r>
              <w:r w:rsidRPr="00E857B8" w:rsidDel="00624830">
                <w:rPr>
                  <w:rFonts w:eastAsiaTheme="minorHAnsi" w:hint="eastAsia"/>
                </w:rPr>
                <w:delText xml:space="preserve"> </w:delText>
              </w:r>
              <w:r w:rsidRPr="00E857B8" w:rsidDel="00624830">
                <w:rPr>
                  <w:rFonts w:eastAsiaTheme="minorHAnsi"/>
                </w:rPr>
                <w:delText xml:space="preserve">VLAN </w:delText>
              </w:r>
              <w:r w:rsidRPr="00E857B8" w:rsidDel="00624830">
                <w:rPr>
                  <w:rFonts w:eastAsiaTheme="minorHAnsi" w:hint="eastAsia"/>
                </w:rPr>
                <w:delText>的主机接入，在三层交换机上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>划分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 xml:space="preserve">VLAN 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>配置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 xml:space="preserve"> Trunk 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>并配置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 xml:space="preserve"> SVI 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>接口实现不同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 xml:space="preserve"> VLAN 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>间路由。</w:delText>
              </w:r>
            </w:del>
          </w:p>
          <w:p w14:paraId="077C4006" w14:textId="409809BD" w:rsidR="009F4B4E" w:rsidRPr="00E857B8" w:rsidDel="00624830" w:rsidRDefault="009F4B4E" w:rsidP="00552A55">
            <w:pPr>
              <w:rPr>
                <w:del w:id="1061" w:author="D T" w:date="2019-11-17T21:37:00Z"/>
                <w:rFonts w:cs="Times New Roman"/>
                <w:kern w:val="0"/>
              </w:rPr>
              <w:pPrChange w:id="1062" w:author="D T" w:date="2019-11-19T00:19:00Z">
                <w:pPr>
                  <w:ind w:right="240"/>
                </w:pPr>
              </w:pPrChange>
            </w:pPr>
            <w:del w:id="1063" w:author="D T" w:date="2019-11-17T21:37:00Z">
              <w:r w:rsidRPr="00E857B8" w:rsidDel="00624830">
                <w:rPr>
                  <w:rFonts w:cs="Times New Roman" w:hint="eastAsia"/>
                  <w:kern w:val="0"/>
                </w:rPr>
                <w:delText>注意事项：</w:delText>
              </w:r>
            </w:del>
          </w:p>
          <w:p w14:paraId="44B0D47C" w14:textId="5ECE994B" w:rsidR="009F4B4E" w:rsidRPr="00E857B8" w:rsidDel="00624830" w:rsidRDefault="009F4B4E" w:rsidP="00552A55">
            <w:pPr>
              <w:rPr>
                <w:del w:id="1064" w:author="D T" w:date="2019-11-17T21:37:00Z"/>
                <w:rFonts w:cs="Times New Roman"/>
                <w:kern w:val="0"/>
              </w:rPr>
              <w:pPrChange w:id="1065" w:author="D T" w:date="2019-11-19T00:19:00Z">
                <w:pPr>
                  <w:ind w:right="240"/>
                </w:pPr>
              </w:pPrChange>
            </w:pPr>
            <w:del w:id="1066" w:author="D T" w:date="2019-11-17T21:37:00Z">
              <w:r w:rsidRPr="00E857B8" w:rsidDel="00624830">
                <w:rPr>
                  <w:rFonts w:cs="Times New Roman"/>
                  <w:kern w:val="0"/>
                </w:rPr>
                <w:delText>(1)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交换机之间的端口连接需要设置为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trunk</w:delText>
              </w:r>
              <w:r w:rsidRPr="00E857B8" w:rsidDel="00624830">
                <w:rPr>
                  <w:rFonts w:cs="Times New Roman"/>
                  <w:kern w:val="0"/>
                </w:rPr>
                <w:delText xml:space="preserve"> </w:delText>
              </w:r>
              <w:r w:rsidRPr="00E857B8" w:rsidDel="00624830">
                <w:rPr>
                  <w:rFonts w:cs="Times New Roman"/>
                  <w:kern w:val="0"/>
                </w:rPr>
                <w:delText>模式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，交换机与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PC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终端之间为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access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模式且需要分配对应的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VLAN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端口。</w:delText>
              </w:r>
            </w:del>
          </w:p>
          <w:p w14:paraId="4ED47CA0" w14:textId="37F389EC" w:rsidR="009F4B4E" w:rsidRPr="00E857B8" w:rsidDel="00624830" w:rsidRDefault="009F4B4E" w:rsidP="00552A55">
            <w:pPr>
              <w:rPr>
                <w:del w:id="1067" w:author="D T" w:date="2019-11-17T21:37:00Z"/>
                <w:rFonts w:cs="Times New Roman"/>
                <w:kern w:val="0"/>
              </w:rPr>
              <w:pPrChange w:id="1068" w:author="D T" w:date="2019-11-19T00:19:00Z">
                <w:pPr>
                  <w:ind w:right="240"/>
                </w:pPr>
              </w:pPrChange>
            </w:pPr>
            <w:del w:id="1069" w:author="D T" w:date="2019-11-17T21:37:00Z">
              <w:r w:rsidRPr="00E857B8" w:rsidDel="00624830">
                <w:rPr>
                  <w:rFonts w:cs="Times New Roman"/>
                  <w:kern w:val="0"/>
                </w:rPr>
                <w:delText>(2)</w:delText>
              </w:r>
              <w:r w:rsidRPr="00E857B8" w:rsidDel="00624830">
                <w:rPr>
                  <w:rFonts w:cs="Times New Roman"/>
                  <w:kern w:val="0"/>
                </w:rPr>
                <w:delText>在为</w:delText>
              </w:r>
              <w:r w:rsidRPr="00E857B8" w:rsidDel="00624830">
                <w:rPr>
                  <w:rFonts w:cs="Times New Roman"/>
                  <w:kern w:val="0"/>
                </w:rPr>
                <w:delText>PC</w:delText>
              </w:r>
              <w:r w:rsidRPr="00E857B8" w:rsidDel="00624830">
                <w:rPr>
                  <w:rFonts w:cs="Times New Roman"/>
                  <w:kern w:val="0"/>
                </w:rPr>
                <w:delText>分配</w:delText>
              </w:r>
              <w:r w:rsidRPr="00E857B8" w:rsidDel="00624830">
                <w:rPr>
                  <w:rFonts w:cs="Times New Roman"/>
                  <w:kern w:val="0"/>
                </w:rPr>
                <w:delText>VLAN</w:delText>
              </w:r>
              <w:r w:rsidRPr="00E857B8" w:rsidDel="00624830">
                <w:rPr>
                  <w:rFonts w:cs="Times New Roman"/>
                  <w:kern w:val="0"/>
                </w:rPr>
                <w:delText>端口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时候，需要与三层交换机中设置的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SVI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配置中的网关一致，否则无法连接。</w:delText>
              </w:r>
            </w:del>
          </w:p>
          <w:p w14:paraId="48BDEF53" w14:textId="38CF7B46" w:rsidR="009F4B4E" w:rsidRPr="00E857B8" w:rsidRDefault="009F4B4E" w:rsidP="00552A55">
            <w:pPr>
              <w:rPr>
                <w:rFonts w:cs="Times New Roman"/>
                <w:kern w:val="0"/>
              </w:rPr>
              <w:pPrChange w:id="1070" w:author="D T" w:date="2019-11-19T00:19:00Z">
                <w:pPr>
                  <w:ind w:right="240"/>
                </w:pPr>
              </w:pPrChange>
            </w:pPr>
            <w:del w:id="1071" w:author="D T" w:date="2019-11-17T21:37:00Z">
              <w:r w:rsidRPr="00E857B8" w:rsidDel="00624830">
                <w:rPr>
                  <w:rFonts w:cs="Times New Roman"/>
                  <w:kern w:val="0"/>
                </w:rPr>
                <w:delText>(3)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VLAN1</w:delText>
              </w:r>
              <w:r w:rsidRPr="00E857B8" w:rsidDel="00624830">
                <w:rPr>
                  <w:rFonts w:cs="Times New Roman"/>
                  <w:kern w:val="0"/>
                </w:rPr>
                <w:delText xml:space="preserve"> </w:delText>
              </w:r>
              <w:r w:rsidRPr="00E857B8" w:rsidDel="00624830">
                <w:rPr>
                  <w:rFonts w:cs="Times New Roman"/>
                  <w:kern w:val="0"/>
                </w:rPr>
                <w:delText>是默认的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端口，需要手动开启。</w:delText>
              </w:r>
            </w:del>
          </w:p>
        </w:tc>
      </w:tr>
    </w:tbl>
    <w:tbl>
      <w:tblPr>
        <w:tblStyle w:val="a7"/>
        <w:tblW w:w="8784" w:type="dxa"/>
        <w:tblLook w:val="04A0" w:firstRow="1" w:lastRow="0" w:firstColumn="1" w:lastColumn="0" w:noHBand="0" w:noVBand="1"/>
        <w:tblPrChange w:id="1072" w:author="D T" w:date="2019-11-19T00:19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390"/>
        <w:gridCol w:w="4394"/>
        <w:tblGridChange w:id="1073">
          <w:tblGrid>
            <w:gridCol w:w="4155"/>
            <w:gridCol w:w="4141"/>
          </w:tblGrid>
        </w:tblGridChange>
      </w:tblGrid>
      <w:tr w:rsidR="009F4B4E" w:rsidRPr="008F047D" w14:paraId="2D963645" w14:textId="77777777" w:rsidTr="00552A55">
        <w:trPr>
          <w:trHeight w:val="565"/>
          <w:trPrChange w:id="1074" w:author="D T" w:date="2019-11-19T00:19:00Z">
            <w:trPr>
              <w:trHeight w:val="565"/>
            </w:trPr>
          </w:trPrChange>
        </w:trPr>
        <w:tc>
          <w:tcPr>
            <w:tcW w:w="4390" w:type="dxa"/>
            <w:vAlign w:val="center"/>
            <w:tcPrChange w:id="1075" w:author="D T" w:date="2019-11-19T00:19:00Z">
              <w:tcPr>
                <w:tcW w:w="4155" w:type="dxa"/>
                <w:vAlign w:val="center"/>
              </w:tcPr>
            </w:tcPrChange>
          </w:tcPr>
          <w:p w14:paraId="6C67D349" w14:textId="125FF788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  <w:tc>
          <w:tcPr>
            <w:tcW w:w="4394" w:type="dxa"/>
            <w:vAlign w:val="center"/>
            <w:tcPrChange w:id="1076" w:author="D T" w:date="2019-11-19T00:19:00Z">
              <w:tcPr>
                <w:tcW w:w="4141" w:type="dxa"/>
                <w:vAlign w:val="center"/>
              </w:tcPr>
            </w:tcPrChange>
          </w:tcPr>
          <w:p w14:paraId="66217BC6" w14:textId="60AF2ADA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</w:tr>
      <w:tr w:rsidR="009F4B4E" w:rsidRPr="008F047D" w14:paraId="0FAB6F95" w14:textId="77777777" w:rsidTr="00552A55">
        <w:trPr>
          <w:trHeight w:val="545"/>
          <w:trPrChange w:id="1077" w:author="D T" w:date="2019-11-19T00:19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1078" w:author="D T" w:date="2019-11-19T00:19:00Z">
              <w:tcPr>
                <w:tcW w:w="4155" w:type="dxa"/>
                <w:vAlign w:val="center"/>
              </w:tcPr>
            </w:tcPrChange>
          </w:tcPr>
          <w:p w14:paraId="76ACB8A6" w14:textId="74669998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  <w:tc>
          <w:tcPr>
            <w:tcW w:w="4394" w:type="dxa"/>
            <w:vAlign w:val="center"/>
            <w:tcPrChange w:id="1079" w:author="D T" w:date="2019-11-19T00:19:00Z">
              <w:tcPr>
                <w:tcW w:w="4141" w:type="dxa"/>
                <w:vAlign w:val="center"/>
              </w:tcPr>
            </w:tcPrChange>
          </w:tcPr>
          <w:p w14:paraId="5B34B25D" w14:textId="2338E4A4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r w:rsidR="000D0F27">
              <w:rPr>
                <w:rFonts w:ascii="宋体" w:hAnsi="宋体" w:hint="eastAsia"/>
                <w:szCs w:val="24"/>
              </w:rPr>
              <w:t>牟宇</w:t>
            </w:r>
          </w:p>
        </w:tc>
      </w:tr>
      <w:tr w:rsidR="009F4B4E" w:rsidRPr="008F047D" w14:paraId="31A292C7" w14:textId="77777777" w:rsidTr="00552A55">
        <w:trPr>
          <w:trHeight w:val="1119"/>
          <w:trPrChange w:id="1080" w:author="D T" w:date="2019-11-19T00:19:00Z">
            <w:trPr>
              <w:trHeight w:val="1119"/>
            </w:trPr>
          </w:trPrChange>
        </w:trPr>
        <w:tc>
          <w:tcPr>
            <w:tcW w:w="8784" w:type="dxa"/>
            <w:gridSpan w:val="2"/>
            <w:tcPrChange w:id="1081" w:author="D T" w:date="2019-11-19T00:19:00Z">
              <w:tcPr>
                <w:tcW w:w="8296" w:type="dxa"/>
                <w:gridSpan w:val="2"/>
              </w:tcPr>
            </w:tcPrChange>
          </w:tcPr>
          <w:p w14:paraId="3EE459C8" w14:textId="77777777" w:rsidR="009F4B4E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</w:p>
          <w:p w14:paraId="59551F67" w14:textId="77777777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 牟宇 李正瑜 章伟 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9F4B4E" w:rsidRPr="008F047D" w14:paraId="1D42CA88" w14:textId="77777777" w:rsidTr="00552A55">
        <w:trPr>
          <w:trHeight w:val="570"/>
          <w:trPrChange w:id="1082" w:author="D T" w:date="2019-11-19T00:19:00Z">
            <w:trPr>
              <w:trHeight w:val="570"/>
            </w:trPr>
          </w:trPrChange>
        </w:trPr>
        <w:tc>
          <w:tcPr>
            <w:tcW w:w="4390" w:type="dxa"/>
            <w:vAlign w:val="center"/>
            <w:tcPrChange w:id="1083" w:author="D T" w:date="2019-11-19T00:19:00Z">
              <w:tcPr>
                <w:tcW w:w="4155" w:type="dxa"/>
                <w:vAlign w:val="center"/>
              </w:tcPr>
            </w:tcPrChange>
          </w:tcPr>
          <w:p w14:paraId="44E5A666" w14:textId="77777777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4394" w:type="dxa"/>
            <w:vAlign w:val="center"/>
            <w:tcPrChange w:id="1084" w:author="D T" w:date="2019-11-19T00:19:00Z">
              <w:tcPr>
                <w:tcW w:w="4141" w:type="dxa"/>
                <w:vAlign w:val="center"/>
              </w:tcPr>
            </w:tcPrChange>
          </w:tcPr>
          <w:p w14:paraId="392D632F" w14:textId="77777777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26608FAF" w14:textId="77777777" w:rsidR="009F4B4E" w:rsidRPr="008F047D" w:rsidRDefault="009F4B4E" w:rsidP="009F4B4E">
      <w:pPr>
        <w:ind w:right="240"/>
        <w:rPr>
          <w:sz w:val="22"/>
        </w:rPr>
      </w:pPr>
    </w:p>
    <w:p w14:paraId="5BEE8C64" w14:textId="77777777" w:rsidR="009F4B4E" w:rsidRPr="00E857B8" w:rsidRDefault="009F4B4E" w:rsidP="009F4B4E">
      <w:pPr>
        <w:ind w:right="240"/>
      </w:pPr>
    </w:p>
    <w:p w14:paraId="0C393BF9" w14:textId="77777777" w:rsidR="009F4B4E" w:rsidRPr="009F4B4E" w:rsidRDefault="009F4B4E" w:rsidP="009F4B4E">
      <w:pPr>
        <w:ind w:right="240"/>
      </w:pPr>
    </w:p>
    <w:p w14:paraId="048BEB1B" w14:textId="77777777" w:rsidR="0093328D" w:rsidRPr="008F047D" w:rsidRDefault="0093328D" w:rsidP="001812DC">
      <w:pPr>
        <w:ind w:right="240"/>
        <w:rPr>
          <w:sz w:val="22"/>
        </w:rPr>
      </w:pPr>
    </w:p>
    <w:p w14:paraId="334247DE" w14:textId="79053BCD" w:rsidR="001812DC" w:rsidRDefault="001812DC">
      <w:pPr>
        <w:ind w:right="240"/>
      </w:pPr>
    </w:p>
    <w:p w14:paraId="58D42B0C" w14:textId="2BECEA7F" w:rsidR="00EE6224" w:rsidRDefault="00EE6224">
      <w:pPr>
        <w:ind w:right="240"/>
        <w:rPr>
          <w:ins w:id="1085" w:author="D T" w:date="2019-11-17T21:38:00Z"/>
        </w:rPr>
      </w:pPr>
    </w:p>
    <w:p w14:paraId="4C1F9C2A" w14:textId="77777777" w:rsidR="00E53D72" w:rsidRDefault="00E53D72">
      <w:pPr>
        <w:ind w:right="240"/>
        <w:rPr>
          <w:rFonts w:hint="eastAsia"/>
        </w:rPr>
      </w:pPr>
    </w:p>
    <w:p w14:paraId="2FE5298B" w14:textId="6D5601D0" w:rsidR="00EE6224" w:rsidRPr="00F11F2F" w:rsidRDefault="00EE6224" w:rsidP="00F11F2F">
      <w:pPr>
        <w:pStyle w:val="1"/>
        <w:ind w:right="240"/>
      </w:pPr>
      <w:r w:rsidRPr="008F047D">
        <w:lastRenderedPageBreak/>
        <w:t>实验报告</w:t>
      </w:r>
      <w:r w:rsidR="00F11F2F">
        <w:rPr>
          <w:rFonts w:hint="eastAsia"/>
        </w:rPr>
        <w:t>四</w:t>
      </w:r>
    </w:p>
    <w:tbl>
      <w:tblPr>
        <w:tblStyle w:val="a7"/>
        <w:tblW w:w="0" w:type="auto"/>
        <w:tblLook w:val="04A0" w:firstRow="1" w:lastRow="0" w:firstColumn="1" w:lastColumn="0" w:noHBand="0" w:noVBand="1"/>
        <w:tblPrChange w:id="1086" w:author="D T" w:date="2019-11-19T00:21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539"/>
        <w:gridCol w:w="3757"/>
        <w:tblGridChange w:id="1087">
          <w:tblGrid>
            <w:gridCol w:w="4013"/>
            <w:gridCol w:w="4283"/>
          </w:tblGrid>
        </w:tblGridChange>
      </w:tblGrid>
      <w:tr w:rsidR="00EE6224" w14:paraId="544E3F17" w14:textId="77777777" w:rsidTr="00C715EA">
        <w:trPr>
          <w:trHeight w:val="524"/>
          <w:trPrChange w:id="1088" w:author="D T" w:date="2019-11-19T00:21:00Z">
            <w:trPr>
              <w:trHeight w:val="524"/>
            </w:trPr>
          </w:trPrChange>
        </w:trPr>
        <w:tc>
          <w:tcPr>
            <w:tcW w:w="8296" w:type="dxa"/>
            <w:gridSpan w:val="2"/>
            <w:vAlign w:val="center"/>
            <w:tcPrChange w:id="1089" w:author="D T" w:date="2019-11-19T00:21:00Z">
              <w:tcPr>
                <w:tcW w:w="8540" w:type="dxa"/>
                <w:gridSpan w:val="2"/>
                <w:vAlign w:val="center"/>
              </w:tcPr>
            </w:tcPrChange>
          </w:tcPr>
          <w:p w14:paraId="05777EF5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>
              <w:rPr>
                <w:rFonts w:ascii="宋体" w:hAnsi="宋体" w:hint="eastAsia"/>
                <w:szCs w:val="24"/>
              </w:rPr>
              <w:t>路由器的基本操作</w:t>
            </w:r>
          </w:p>
        </w:tc>
      </w:tr>
      <w:tr w:rsidR="00EE6224" w:rsidRPr="008F047D" w14:paraId="4E165D8B" w14:textId="77777777" w:rsidTr="00C715EA">
        <w:trPr>
          <w:trHeight w:val="545"/>
          <w:trPrChange w:id="1090" w:author="D T" w:date="2019-11-19T00:21:00Z">
            <w:trPr>
              <w:trHeight w:val="545"/>
            </w:trPr>
          </w:trPrChange>
        </w:trPr>
        <w:tc>
          <w:tcPr>
            <w:tcW w:w="4957" w:type="dxa"/>
            <w:vAlign w:val="center"/>
            <w:tcPrChange w:id="1091" w:author="D T" w:date="2019-11-19T00:21:00Z">
              <w:tcPr>
                <w:tcW w:w="4390" w:type="dxa"/>
                <w:vAlign w:val="center"/>
              </w:tcPr>
            </w:tcPrChange>
          </w:tcPr>
          <w:p w14:paraId="58D73723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3339" w:type="dxa"/>
            <w:vAlign w:val="center"/>
            <w:tcPrChange w:id="1092" w:author="D T" w:date="2019-11-19T00:21:00Z">
              <w:tcPr>
                <w:tcW w:w="4150" w:type="dxa"/>
                <w:vAlign w:val="center"/>
              </w:tcPr>
            </w:tcPrChange>
          </w:tcPr>
          <w:p w14:paraId="536B1520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2019/11/2</w:t>
            </w:r>
          </w:p>
        </w:tc>
      </w:tr>
      <w:tr w:rsidR="00EE6224" w:rsidRPr="008F047D" w14:paraId="3ADED17D" w14:textId="77777777" w:rsidTr="00C715EA">
        <w:trPr>
          <w:trHeight w:val="1120"/>
          <w:trPrChange w:id="1093" w:author="D T" w:date="2019-11-19T00:21:00Z">
            <w:trPr>
              <w:trHeight w:val="1120"/>
            </w:trPr>
          </w:trPrChange>
        </w:trPr>
        <w:tc>
          <w:tcPr>
            <w:tcW w:w="8296" w:type="dxa"/>
            <w:gridSpan w:val="2"/>
            <w:tcPrChange w:id="1094" w:author="D T" w:date="2019-11-19T00:21:00Z">
              <w:tcPr>
                <w:tcW w:w="8540" w:type="dxa"/>
                <w:gridSpan w:val="2"/>
              </w:tcPr>
            </w:tcPrChange>
          </w:tcPr>
          <w:p w14:paraId="4B0F6D12" w14:textId="77777777" w:rsidR="00EE6224" w:rsidRDefault="00EE6224" w:rsidP="00C715EA">
            <w:pPr>
              <w:pPrChange w:id="1095" w:author="D T" w:date="2019-11-19T00:19:00Z">
                <w:pPr>
                  <w:ind w:right="240"/>
                </w:pPr>
              </w:pPrChange>
            </w:pPr>
            <w:r w:rsidRPr="008F047D">
              <w:t>实验小组：第</w:t>
            </w:r>
            <w:r>
              <w:rPr>
                <w:rFonts w:hint="eastAsia"/>
              </w:rPr>
              <w:t>2</w:t>
            </w:r>
            <w:r w:rsidRPr="008F047D">
              <w:tab/>
            </w:r>
            <w:r w:rsidRPr="008F047D">
              <w:t>组</w:t>
            </w:r>
            <w:r w:rsidRPr="008F047D">
              <w:tab/>
            </w:r>
            <w:r w:rsidRPr="008F047D">
              <w:t>成员及本次实验分工</w:t>
            </w:r>
          </w:p>
          <w:p w14:paraId="29D821A2" w14:textId="77777777" w:rsidR="00EE6224" w:rsidRDefault="00EE6224" w:rsidP="00C715EA">
            <w:pPr>
              <w:pPrChange w:id="1096" w:author="D T" w:date="2019-11-19T00:19:00Z">
                <w:pPr>
                  <w:ind w:right="240"/>
                </w:pPr>
              </w:pPrChange>
            </w:pPr>
            <w:r>
              <w:rPr>
                <w:rFonts w:hint="eastAsia"/>
              </w:rPr>
              <w:t>组长：李正瑜（本实验主要完成者及报告撰写人）</w:t>
            </w:r>
          </w:p>
          <w:p w14:paraId="02C0D481" w14:textId="2789D4AA" w:rsidR="00EE6224" w:rsidRDefault="00EE6224" w:rsidP="00C715EA">
            <w:pPr>
              <w:pPrChange w:id="1097" w:author="D T" w:date="2019-11-19T00:19:00Z">
                <w:pPr>
                  <w:ind w:right="240"/>
                </w:pPr>
              </w:pPrChange>
            </w:pPr>
            <w:r>
              <w:rPr>
                <w:rFonts w:hint="eastAsia"/>
              </w:rPr>
              <w:t>组员：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文卓、章伟、牟宇、李萌</w:t>
            </w:r>
            <w:proofErr w:type="gramStart"/>
            <w:r>
              <w:rPr>
                <w:rFonts w:hint="eastAsia"/>
              </w:rPr>
              <w:t>玻</w:t>
            </w:r>
            <w:proofErr w:type="gramEnd"/>
          </w:p>
          <w:p w14:paraId="6A0AC971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EE6224" w:rsidRPr="008F047D" w14:paraId="78B0D96A" w14:textId="77777777" w:rsidTr="00C715EA">
        <w:trPr>
          <w:trHeight w:val="980"/>
          <w:trPrChange w:id="1098" w:author="D T" w:date="2019-11-19T00:21:00Z">
            <w:trPr>
              <w:trHeight w:val="980"/>
            </w:trPr>
          </w:trPrChange>
        </w:trPr>
        <w:tc>
          <w:tcPr>
            <w:tcW w:w="8296" w:type="dxa"/>
            <w:gridSpan w:val="2"/>
            <w:tcPrChange w:id="1099" w:author="D T" w:date="2019-11-19T00:21:00Z">
              <w:tcPr>
                <w:tcW w:w="8540" w:type="dxa"/>
                <w:gridSpan w:val="2"/>
              </w:tcPr>
            </w:tcPrChange>
          </w:tcPr>
          <w:p w14:paraId="11176F4C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285FFDEA" w14:textId="69C36AC6" w:rsidR="006057C9" w:rsidRDefault="006057C9" w:rsidP="00C715EA">
            <w:pPr>
              <w:rPr>
                <w:ins w:id="1100" w:author="D T" w:date="2019-11-18T23:39:00Z"/>
              </w:rPr>
              <w:pPrChange w:id="1101" w:author="D T" w:date="2019-11-19T00:19:00Z">
                <w:pPr>
                  <w:ind w:right="240"/>
                </w:pPr>
              </w:pPrChange>
            </w:pPr>
            <w:ins w:id="1102" w:author="D T" w:date="2019-11-18T23:39:00Z">
              <w:r w:rsidRPr="00FA26B5">
                <w:rPr>
                  <w:rFonts w:hint="eastAsia"/>
                </w:rPr>
                <w:t>理解路由器的工作原理，掌握路由器的基本操作</w:t>
              </w:r>
            </w:ins>
          </w:p>
          <w:p w14:paraId="059CB116" w14:textId="71B28C75" w:rsidR="006057C9" w:rsidRDefault="006057C9" w:rsidP="00C715EA">
            <w:pPr>
              <w:rPr>
                <w:ins w:id="1103" w:author="D T" w:date="2019-11-18T23:39:00Z"/>
              </w:rPr>
              <w:pPrChange w:id="1104" w:author="D T" w:date="2019-11-19T00:19:00Z">
                <w:pPr>
                  <w:ind w:right="240"/>
                </w:pPr>
              </w:pPrChange>
            </w:pPr>
            <w:ins w:id="1105" w:author="D T" w:date="2019-11-18T23:39:00Z">
              <w:r>
                <w:rPr>
                  <w:rFonts w:hint="eastAsia"/>
                </w:rPr>
                <w:t>掌握路由器几种常用配置方法</w:t>
              </w:r>
            </w:ins>
          </w:p>
          <w:p w14:paraId="67423982" w14:textId="1BA7068A" w:rsidR="006057C9" w:rsidRDefault="006057C9" w:rsidP="00C715EA">
            <w:pPr>
              <w:rPr>
                <w:ins w:id="1106" w:author="D T" w:date="2019-11-18T23:39:00Z"/>
              </w:rPr>
              <w:pPrChange w:id="1107" w:author="D T" w:date="2019-11-19T00:19:00Z">
                <w:pPr>
                  <w:ind w:right="240"/>
                </w:pPr>
              </w:pPrChange>
            </w:pPr>
            <w:ins w:id="1108" w:author="D T" w:date="2019-11-18T23:39:00Z">
              <w:r>
                <w:rPr>
                  <w:rFonts w:hint="eastAsia"/>
                </w:rPr>
                <w:t>掌握采用</w:t>
              </w:r>
              <w:r>
                <w:rPr>
                  <w:rFonts w:hint="eastAsia"/>
                </w:rPr>
                <w:t>Console</w:t>
              </w:r>
              <w:r>
                <w:rPr>
                  <w:rFonts w:hint="eastAsia"/>
                </w:rPr>
                <w:t>线配置路由器的方法</w:t>
              </w:r>
            </w:ins>
          </w:p>
          <w:p w14:paraId="72A529FB" w14:textId="5E8E7EE5" w:rsidR="006057C9" w:rsidRDefault="006057C9" w:rsidP="00C715EA">
            <w:pPr>
              <w:rPr>
                <w:ins w:id="1109" w:author="D T" w:date="2019-11-18T23:39:00Z"/>
              </w:rPr>
              <w:pPrChange w:id="1110" w:author="D T" w:date="2019-11-19T00:19:00Z">
                <w:pPr>
                  <w:ind w:right="240"/>
                </w:pPr>
              </w:pPrChange>
            </w:pPr>
            <w:ins w:id="1111" w:author="D T" w:date="2019-11-18T23:39:00Z">
              <w:r>
                <w:rPr>
                  <w:rFonts w:hint="eastAsia"/>
                </w:rPr>
                <w:t>掌握采用</w:t>
              </w:r>
              <w:r>
                <w:rPr>
                  <w:rFonts w:hint="eastAsia"/>
                </w:rPr>
                <w:t>Telnet</w:t>
              </w:r>
              <w:r>
                <w:rPr>
                  <w:rFonts w:hint="eastAsia"/>
                </w:rPr>
                <w:t>方式配置路由器的方法</w:t>
              </w:r>
            </w:ins>
          </w:p>
          <w:p w14:paraId="454888C1" w14:textId="06BEBE12" w:rsidR="006057C9" w:rsidRDefault="006057C9" w:rsidP="00C715EA">
            <w:pPr>
              <w:rPr>
                <w:ins w:id="1112" w:author="D T" w:date="2019-11-18T23:39:00Z"/>
              </w:rPr>
              <w:pPrChange w:id="1113" w:author="D T" w:date="2019-11-19T00:19:00Z">
                <w:pPr>
                  <w:ind w:right="240"/>
                </w:pPr>
              </w:pPrChange>
            </w:pPr>
            <w:ins w:id="1114" w:author="D T" w:date="2019-11-18T23:39:00Z">
              <w:r>
                <w:rPr>
                  <w:rFonts w:hint="eastAsia"/>
                </w:rPr>
                <w:t>掌握熟悉路由器不同的命令行操作模式以及各种模式之间的切换</w:t>
              </w:r>
            </w:ins>
          </w:p>
          <w:p w14:paraId="2E366AED" w14:textId="7B3A4D91" w:rsidR="00EE6224" w:rsidRPr="008F047D" w:rsidRDefault="006057C9" w:rsidP="00C715EA">
            <w:pPr>
              <w:pPrChange w:id="1115" w:author="D T" w:date="2019-11-19T00:19:00Z">
                <w:pPr>
                  <w:ind w:right="240"/>
                </w:pPr>
              </w:pPrChange>
            </w:pPr>
            <w:ins w:id="1116" w:author="D T" w:date="2019-11-18T23:39:00Z">
              <w:r>
                <w:rPr>
                  <w:rFonts w:hint="eastAsia"/>
                </w:rPr>
                <w:t>掌握路由器的基本配置命令</w:t>
              </w:r>
            </w:ins>
            <w:del w:id="1117" w:author="D T" w:date="2019-11-18T23:39:00Z">
              <w:r w:rsidR="00EE6224" w:rsidRPr="00FA26B5" w:rsidDel="006057C9">
                <w:rPr>
                  <w:rFonts w:hint="eastAsia"/>
                </w:rPr>
                <w:delText>理解路由器的工作原理，掌握路由器的基本操作。</w:delText>
              </w:r>
            </w:del>
          </w:p>
        </w:tc>
      </w:tr>
      <w:tr w:rsidR="00EE6224" w:rsidRPr="008F047D" w14:paraId="0A3E7AD7" w14:textId="77777777" w:rsidTr="00C715EA">
        <w:trPr>
          <w:trHeight w:val="1121"/>
          <w:trPrChange w:id="1118" w:author="D T" w:date="2019-11-19T00:21:00Z">
            <w:trPr>
              <w:trHeight w:val="1121"/>
            </w:trPr>
          </w:trPrChange>
        </w:trPr>
        <w:tc>
          <w:tcPr>
            <w:tcW w:w="8296" w:type="dxa"/>
            <w:gridSpan w:val="2"/>
            <w:tcPrChange w:id="1119" w:author="D T" w:date="2019-11-19T00:21:00Z">
              <w:tcPr>
                <w:tcW w:w="8540" w:type="dxa"/>
                <w:gridSpan w:val="2"/>
              </w:tcPr>
            </w:tcPrChange>
          </w:tcPr>
          <w:p w14:paraId="3391B71D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6A810206" w14:textId="77777777" w:rsidR="00F947E6" w:rsidRDefault="00F947E6" w:rsidP="00C715EA">
            <w:pPr>
              <w:rPr>
                <w:ins w:id="1120" w:author="D T" w:date="2019-11-18T23:39:00Z"/>
              </w:rPr>
              <w:pPrChange w:id="1121" w:author="D T" w:date="2019-11-19T00:19:00Z">
                <w:pPr>
                  <w:ind w:right="240"/>
                </w:pPr>
              </w:pPrChange>
            </w:pPr>
            <w:ins w:id="1122" w:author="D T" w:date="2019-11-18T23:39:00Z">
              <w:r>
                <w:rPr>
                  <w:rFonts w:hint="eastAsia"/>
                </w:rPr>
                <w:t>路由器一台</w:t>
              </w:r>
              <w:r>
                <w:rPr>
                  <w:rFonts w:hint="eastAsia"/>
                </w:rPr>
                <w:t>(Router</w:t>
              </w:r>
              <w:r>
                <w:t xml:space="preserve"> 2811)</w:t>
              </w:r>
              <w:r>
                <w:rPr>
                  <w:rFonts w:hint="eastAsia"/>
                </w:rPr>
                <w:t>、计算机一台</w:t>
              </w:r>
              <w:r>
                <w:rPr>
                  <w:rFonts w:hint="eastAsia"/>
                </w:rPr>
                <w:t>(</w:t>
              </w:r>
              <w:r>
                <w:t>PC PC-PT)</w:t>
              </w:r>
              <w:r>
                <w:rPr>
                  <w:rFonts w:hint="eastAsia"/>
                </w:rPr>
                <w:t>、直连线</w:t>
              </w:r>
              <w:r>
                <w:rPr>
                  <w:rFonts w:hint="eastAsia"/>
                </w:rPr>
                <w:t>(Copper</w:t>
              </w:r>
              <w:r>
                <w:t xml:space="preserve"> </w:t>
              </w:r>
              <w:r>
                <w:rPr>
                  <w:rFonts w:hint="eastAsia"/>
                </w:rPr>
                <w:t>Straight-</w:t>
              </w:r>
              <w:r>
                <w:t>Through)</w:t>
              </w:r>
              <w:r>
                <w:rPr>
                  <w:rFonts w:hint="eastAsia"/>
                </w:rPr>
                <w:t>、</w:t>
              </w:r>
              <w:proofErr w:type="gramStart"/>
              <w:r>
                <w:rPr>
                  <w:rFonts w:hint="eastAsia"/>
                </w:rPr>
                <w:t>配置线</w:t>
              </w:r>
              <w:proofErr w:type="gramEnd"/>
              <w:r>
                <w:rPr>
                  <w:rFonts w:hint="eastAsia"/>
                </w:rPr>
                <w:t>(</w:t>
              </w:r>
              <w:r>
                <w:t>Console)</w:t>
              </w:r>
            </w:ins>
          </w:p>
          <w:p w14:paraId="723787E1" w14:textId="77777777" w:rsidR="00F947E6" w:rsidRDefault="00F947E6" w:rsidP="00C715EA">
            <w:pPr>
              <w:rPr>
                <w:ins w:id="1123" w:author="D T" w:date="2019-11-18T23:39:00Z"/>
              </w:rPr>
              <w:pPrChange w:id="1124" w:author="D T" w:date="2019-11-19T00:19:00Z">
                <w:pPr>
                  <w:ind w:right="240"/>
                </w:pPr>
              </w:pPrChange>
            </w:pPr>
            <w:ins w:id="1125" w:author="D T" w:date="2019-11-18T23:39:00Z">
              <w:r>
                <w:t>(</w:t>
              </w:r>
              <w:r w:rsidRPr="00FA26B5">
                <w:t>Cisco Packet Tracer</w:t>
              </w:r>
              <w:r>
                <w:t xml:space="preserve"> 7.2 64Bit)</w:t>
              </w:r>
            </w:ins>
          </w:p>
          <w:p w14:paraId="51DC448B" w14:textId="4154BA6F" w:rsidR="00EE6224" w:rsidRPr="008F047D" w:rsidRDefault="00EE6224" w:rsidP="00C715EA">
            <w:pPr>
              <w:pPrChange w:id="1126" w:author="D T" w:date="2019-11-19T00:19:00Z">
                <w:pPr>
                  <w:ind w:right="240"/>
                </w:pPr>
              </w:pPrChange>
            </w:pPr>
            <w:del w:id="1127" w:author="D T" w:date="2019-11-18T23:39:00Z">
              <w:r w:rsidDel="00F947E6">
                <w:rPr>
                  <w:rFonts w:hint="eastAsia"/>
                </w:rPr>
                <w:delText>路由器一台、计算机一台（</w:delText>
              </w:r>
              <w:r w:rsidRPr="00FA26B5" w:rsidDel="00F947E6">
                <w:delText>Cisco Packet Tracer</w:delText>
              </w:r>
              <w:r w:rsidDel="00F947E6">
                <w:rPr>
                  <w:rFonts w:hint="eastAsia"/>
                </w:rPr>
                <w:delText>）</w:delText>
              </w:r>
            </w:del>
          </w:p>
        </w:tc>
      </w:tr>
      <w:tr w:rsidR="00EE6224" w:rsidRPr="008F047D" w14:paraId="41DDB57E" w14:textId="77777777" w:rsidTr="00C715EA">
        <w:trPr>
          <w:trHeight w:val="3534"/>
          <w:trPrChange w:id="1128" w:author="D T" w:date="2019-11-19T00:21:00Z">
            <w:trPr>
              <w:trHeight w:val="5390"/>
            </w:trPr>
          </w:trPrChange>
        </w:trPr>
        <w:tc>
          <w:tcPr>
            <w:tcW w:w="8296" w:type="dxa"/>
            <w:gridSpan w:val="2"/>
            <w:tcPrChange w:id="1129" w:author="D T" w:date="2019-11-19T00:21:00Z">
              <w:tcPr>
                <w:tcW w:w="8540" w:type="dxa"/>
                <w:gridSpan w:val="2"/>
              </w:tcPr>
            </w:tcPrChange>
          </w:tcPr>
          <w:p w14:paraId="19FB44A1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实验过程、步骤（可另附页、使用网络拓扑图等辅助说明）及结果：</w:t>
            </w:r>
          </w:p>
          <w:p w14:paraId="578482A5" w14:textId="77777777" w:rsidR="00EE6224" w:rsidRDefault="00EE6224" w:rsidP="00F947E6">
            <w:pPr>
              <w:ind w:right="240"/>
              <w:jc w:val="center"/>
              <w:rPr>
                <w:rFonts w:ascii="宋体" w:hAnsi="宋体"/>
                <w:szCs w:val="24"/>
              </w:rPr>
              <w:pPrChange w:id="1130" w:author="D T" w:date="2019-11-18T23:39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74029510" wp14:editId="7FD6D220">
                  <wp:extent cx="3145175" cy="1003300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387" cy="10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4C996" w14:textId="6F48196C" w:rsidR="00EE6224" w:rsidRDefault="00EE6224" w:rsidP="00C715EA">
            <w:pPr>
              <w:pStyle w:val="2"/>
              <w:rPr>
                <w:ins w:id="1131" w:author="D T" w:date="2019-11-18T23:39:00Z"/>
              </w:rPr>
              <w:pPrChange w:id="1132" w:author="D T" w:date="2019-11-19T00:20:00Z">
                <w:pPr>
                  <w:ind w:right="240"/>
                </w:pPr>
              </w:pPrChange>
            </w:pPr>
            <w:r w:rsidRPr="00935A20">
              <w:rPr>
                <w:rFonts w:hint="eastAsia"/>
              </w:rPr>
              <w:t>第一步：路由器命令行的基本功能</w:t>
            </w:r>
          </w:p>
          <w:p w14:paraId="14B6A8DE" w14:textId="77777777" w:rsidR="00F947E6" w:rsidRPr="00F947E6" w:rsidRDefault="00F947E6" w:rsidP="00C715EA">
            <w:pPr>
              <w:rPr>
                <w:ins w:id="1133" w:author="D T" w:date="2019-11-18T23:39:00Z"/>
              </w:rPr>
              <w:pPrChange w:id="1134" w:author="D T" w:date="2019-11-19T00:20:00Z">
                <w:pPr>
                  <w:ind w:right="240"/>
                </w:pPr>
              </w:pPrChange>
            </w:pPr>
            <w:ins w:id="1135" w:author="D T" w:date="2019-11-18T23:39:00Z">
              <w:r w:rsidRPr="00F947E6">
                <w:rPr>
                  <w:rFonts w:hint="eastAsia"/>
                </w:rPr>
                <w:t>新建</w:t>
              </w:r>
              <w:r w:rsidRPr="00F947E6">
                <w:rPr>
                  <w:rFonts w:hint="eastAsia"/>
                </w:rPr>
                <w:t>Packet</w:t>
              </w:r>
              <w:r w:rsidRPr="00F947E6">
                <w:t xml:space="preserve"> </w:t>
              </w:r>
              <w:r w:rsidRPr="00F947E6">
                <w:rPr>
                  <w:rFonts w:hint="eastAsia"/>
                </w:rPr>
                <w:t>Tracer</w:t>
              </w:r>
              <w:r w:rsidRPr="00F947E6">
                <w:rPr>
                  <w:rFonts w:hint="eastAsia"/>
                </w:rPr>
                <w:t>拓扑图；</w:t>
              </w:r>
            </w:ins>
          </w:p>
          <w:p w14:paraId="3E79000D" w14:textId="77777777" w:rsidR="00F947E6" w:rsidRPr="00F947E6" w:rsidRDefault="00F947E6" w:rsidP="00C715EA">
            <w:pPr>
              <w:rPr>
                <w:ins w:id="1136" w:author="D T" w:date="2019-11-18T23:39:00Z"/>
              </w:rPr>
              <w:pPrChange w:id="1137" w:author="D T" w:date="2019-11-19T00:20:00Z">
                <w:pPr>
                  <w:ind w:right="240"/>
                </w:pPr>
              </w:pPrChange>
            </w:pPr>
            <w:ins w:id="1138" w:author="D T" w:date="2019-11-18T23:39:00Z">
              <w:r w:rsidRPr="00F947E6">
                <w:rPr>
                  <w:rFonts w:hint="eastAsia"/>
                </w:rPr>
                <w:lastRenderedPageBreak/>
                <w:t>使用</w:t>
              </w:r>
              <w:r w:rsidRPr="00F947E6">
                <w:rPr>
                  <w:rFonts w:hint="eastAsia"/>
                </w:rPr>
                <w:t>Console</w:t>
              </w:r>
              <w:r w:rsidRPr="00F947E6">
                <w:rPr>
                  <w:rFonts w:hint="eastAsia"/>
                </w:rPr>
                <w:t>线缆连接计算机串口和路由器</w:t>
              </w:r>
              <w:r w:rsidRPr="00F947E6">
                <w:rPr>
                  <w:rFonts w:hint="eastAsia"/>
                </w:rPr>
                <w:t>Console</w:t>
              </w:r>
              <w:r w:rsidRPr="00F947E6">
                <w:rPr>
                  <w:rFonts w:hint="eastAsia"/>
                </w:rPr>
                <w:t>口；</w:t>
              </w:r>
            </w:ins>
          </w:p>
          <w:p w14:paraId="4303BD6D" w14:textId="77777777" w:rsidR="00F947E6" w:rsidRPr="00F947E6" w:rsidRDefault="00F947E6" w:rsidP="00C715EA">
            <w:pPr>
              <w:rPr>
                <w:ins w:id="1139" w:author="D T" w:date="2019-11-18T23:39:00Z"/>
              </w:rPr>
              <w:pPrChange w:id="1140" w:author="D T" w:date="2019-11-19T00:20:00Z">
                <w:pPr>
                  <w:ind w:right="240"/>
                </w:pPr>
              </w:pPrChange>
            </w:pPr>
            <w:ins w:id="1141" w:author="D T" w:date="2019-11-18T23:39:00Z">
              <w:r w:rsidRPr="00F947E6">
                <w:rPr>
                  <w:rFonts w:hint="eastAsia"/>
                </w:rPr>
                <w:t>在计算机上使用超级终端，并配置参数，使得计算机和路由器建立连接；</w:t>
              </w:r>
            </w:ins>
          </w:p>
          <w:p w14:paraId="0186DC1D" w14:textId="77777777" w:rsidR="00F947E6" w:rsidRPr="00F947E6" w:rsidRDefault="00F947E6" w:rsidP="00C715EA">
            <w:pPr>
              <w:rPr>
                <w:ins w:id="1142" w:author="D T" w:date="2019-11-18T23:39:00Z"/>
              </w:rPr>
              <w:pPrChange w:id="1143" w:author="D T" w:date="2019-11-19T00:20:00Z">
                <w:pPr>
                  <w:ind w:right="240"/>
                </w:pPr>
              </w:pPrChange>
            </w:pPr>
            <w:ins w:id="1144" w:author="D T" w:date="2019-11-18T23:39:00Z">
              <w:r w:rsidRPr="00F947E6">
                <w:rPr>
                  <w:rFonts w:hint="eastAsia"/>
                </w:rPr>
                <w:t>配置路由器管理的</w:t>
              </w:r>
              <w:r w:rsidRPr="00F947E6">
                <w:rPr>
                  <w:rFonts w:hint="eastAsia"/>
                </w:rPr>
                <w:t>IP</w:t>
              </w:r>
              <w:r w:rsidRPr="00F947E6">
                <w:rPr>
                  <w:rFonts w:hint="eastAsia"/>
                </w:rPr>
                <w:t>地址，通过计算机</w:t>
              </w:r>
              <w:r w:rsidRPr="00F947E6">
                <w:rPr>
                  <w:rFonts w:hint="eastAsia"/>
                </w:rPr>
                <w:t>Telnet</w:t>
              </w:r>
              <w:r w:rsidRPr="00F947E6">
                <w:rPr>
                  <w:rFonts w:hint="eastAsia"/>
                </w:rPr>
                <w:t>查看；</w:t>
              </w:r>
            </w:ins>
          </w:p>
          <w:p w14:paraId="2DB6EC06" w14:textId="77777777" w:rsidR="00F947E6" w:rsidRPr="00F947E6" w:rsidRDefault="00F947E6" w:rsidP="00C715EA">
            <w:pPr>
              <w:rPr>
                <w:ins w:id="1145" w:author="D T" w:date="2019-11-18T23:39:00Z"/>
              </w:rPr>
              <w:pPrChange w:id="1146" w:author="D T" w:date="2019-11-19T00:20:00Z">
                <w:pPr>
                  <w:ind w:right="240"/>
                </w:pPr>
              </w:pPrChange>
            </w:pPr>
            <w:ins w:id="1147" w:author="D T" w:date="2019-11-18T23:39:00Z">
              <w:r w:rsidRPr="00F947E6">
                <w:rPr>
                  <w:rFonts w:hint="eastAsia"/>
                </w:rPr>
                <w:t>更改路由器的主机名；</w:t>
              </w:r>
            </w:ins>
          </w:p>
          <w:p w14:paraId="5D897174" w14:textId="77777777" w:rsidR="00F947E6" w:rsidRPr="00F947E6" w:rsidRDefault="00F947E6" w:rsidP="00C715EA">
            <w:pPr>
              <w:rPr>
                <w:ins w:id="1148" w:author="D T" w:date="2019-11-18T23:39:00Z"/>
              </w:rPr>
              <w:pPrChange w:id="1149" w:author="D T" w:date="2019-11-19T00:20:00Z">
                <w:pPr>
                  <w:ind w:right="240"/>
                </w:pPr>
              </w:pPrChange>
            </w:pPr>
            <w:ins w:id="1150" w:author="D T" w:date="2019-11-18T23:39:00Z">
              <w:r w:rsidRPr="00F947E6">
                <w:rPr>
                  <w:rFonts w:hint="eastAsia"/>
                </w:rPr>
                <w:t>擦除、保存、显示配置；</w:t>
              </w:r>
            </w:ins>
          </w:p>
          <w:p w14:paraId="7CD25B39" w14:textId="77777777" w:rsidR="00F947E6" w:rsidRPr="00F947E6" w:rsidRDefault="00F947E6" w:rsidP="00C715EA">
            <w:pPr>
              <w:rPr>
                <w:ins w:id="1151" w:author="D T" w:date="2019-11-18T23:39:00Z"/>
              </w:rPr>
              <w:pPrChange w:id="1152" w:author="D T" w:date="2019-11-19T00:20:00Z">
                <w:pPr>
                  <w:ind w:right="240"/>
                </w:pPr>
              </w:pPrChange>
            </w:pPr>
            <w:ins w:id="1153" w:author="D T" w:date="2019-11-18T23:39:00Z">
              <w:r w:rsidRPr="00F947E6">
                <w:rPr>
                  <w:rFonts w:hint="eastAsia"/>
                </w:rPr>
                <w:t>显示当前配置信息；</w:t>
              </w:r>
            </w:ins>
          </w:p>
          <w:p w14:paraId="2D028767" w14:textId="77777777" w:rsidR="00F947E6" w:rsidRPr="00F947E6" w:rsidRDefault="00F947E6" w:rsidP="00C715EA">
            <w:pPr>
              <w:rPr>
                <w:ins w:id="1154" w:author="D T" w:date="2019-11-18T23:39:00Z"/>
              </w:rPr>
              <w:pPrChange w:id="1155" w:author="D T" w:date="2019-11-19T00:20:00Z">
                <w:pPr>
                  <w:ind w:right="240"/>
                </w:pPr>
              </w:pPrChange>
            </w:pPr>
            <w:ins w:id="1156" w:author="D T" w:date="2019-11-18T23:39:00Z">
              <w:r w:rsidRPr="00F947E6">
                <w:rPr>
                  <w:rFonts w:hint="eastAsia"/>
                </w:rPr>
                <w:t>显示历史命令。</w:t>
              </w:r>
            </w:ins>
          </w:p>
          <w:p w14:paraId="55115142" w14:textId="77777777" w:rsidR="00F947E6" w:rsidRPr="00F947E6" w:rsidRDefault="00F947E6" w:rsidP="00C715EA">
            <w:pPr>
              <w:rPr>
                <w:ins w:id="1157" w:author="D T" w:date="2019-11-18T23:39:00Z"/>
              </w:rPr>
              <w:pPrChange w:id="1158" w:author="D T" w:date="2019-11-19T00:20:00Z">
                <w:pPr>
                  <w:ind w:right="240"/>
                </w:pPr>
              </w:pPrChange>
            </w:pPr>
            <w:ins w:id="1159" w:author="D T" w:date="2019-11-18T23:39:00Z">
              <w:r w:rsidRPr="00F947E6">
                <w:rPr>
                  <w:rFonts w:hint="eastAsia"/>
                </w:rPr>
                <w:t>使用？查看当前模式下所有可执行的</w:t>
              </w:r>
              <w:proofErr w:type="gramStart"/>
              <w:r w:rsidRPr="00F947E6">
                <w:rPr>
                  <w:rFonts w:hint="eastAsia"/>
                </w:rPr>
                <w:t>的</w:t>
              </w:r>
              <w:proofErr w:type="gramEnd"/>
              <w:r w:rsidRPr="00F947E6">
                <w:rPr>
                  <w:rFonts w:hint="eastAsia"/>
                </w:rPr>
                <w:t>命令。</w:t>
              </w:r>
            </w:ins>
          </w:p>
          <w:p w14:paraId="3C04318E" w14:textId="77777777" w:rsidR="00F947E6" w:rsidRPr="00F947E6" w:rsidRDefault="00F947E6" w:rsidP="00B96B55">
            <w:pPr>
              <w:ind w:right="240"/>
              <w:rPr>
                <w:rFonts w:ascii="宋体" w:hAnsi="宋体" w:hint="eastAsia"/>
                <w:szCs w:val="24"/>
                <w:rPrChange w:id="1160" w:author="D T" w:date="2019-11-18T23:39:00Z">
                  <w:rPr>
                    <w:rFonts w:ascii="宋体" w:hAnsi="宋体" w:hint="eastAsia"/>
                    <w:szCs w:val="24"/>
                  </w:rPr>
                </w:rPrChange>
              </w:rPr>
            </w:pPr>
          </w:p>
          <w:p w14:paraId="14064A93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CC3910" wp14:editId="5BB5FE2B">
                  <wp:extent cx="3398815" cy="1950889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15" cy="195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79D07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E48BEA" wp14:editId="2DD8771C">
                  <wp:extent cx="3459780" cy="1577477"/>
                  <wp:effectExtent l="0" t="0" r="762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780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FF527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5E449C" wp14:editId="0F7B13E7">
                  <wp:extent cx="3756986" cy="95258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86" cy="95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CAA51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B748B9" wp14:editId="356DF02C">
                  <wp:extent cx="3741744" cy="739204"/>
                  <wp:effectExtent l="0" t="0" r="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744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EB467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A39157" wp14:editId="7F0B89C6">
                  <wp:extent cx="3932261" cy="716342"/>
                  <wp:effectExtent l="0" t="0" r="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261" cy="71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B9821" w14:textId="0E4D0646" w:rsidR="00EE6224" w:rsidRDefault="00EE6224" w:rsidP="00C715EA">
            <w:pPr>
              <w:pStyle w:val="2"/>
              <w:rPr>
                <w:ins w:id="1161" w:author="D T" w:date="2019-11-18T23:40:00Z"/>
              </w:rPr>
              <w:pPrChange w:id="1162" w:author="D T" w:date="2019-11-19T00:20:00Z">
                <w:pPr>
                  <w:ind w:right="240"/>
                </w:pPr>
              </w:pPrChange>
            </w:pPr>
            <w:r w:rsidRPr="00C958CE">
              <w:rPr>
                <w:rFonts w:hint="eastAsia"/>
              </w:rPr>
              <w:lastRenderedPageBreak/>
              <w:t>第二步：配置路由器的名称和每日提示信息</w:t>
            </w:r>
          </w:p>
          <w:p w14:paraId="4F866AA6" w14:textId="77777777" w:rsidR="00F947E6" w:rsidRDefault="00F947E6" w:rsidP="00C715EA">
            <w:pPr>
              <w:rPr>
                <w:ins w:id="1163" w:author="D T" w:date="2019-11-18T23:40:00Z"/>
              </w:rPr>
              <w:pPrChange w:id="1164" w:author="D T" w:date="2019-11-19T00:20:00Z">
                <w:pPr>
                  <w:ind w:right="240"/>
                </w:pPr>
              </w:pPrChange>
            </w:pPr>
            <w:ins w:id="1165" w:author="D T" w:date="2019-11-18T23:40:00Z">
              <w:r>
                <w:rPr>
                  <w:rFonts w:hint="eastAsia"/>
                </w:rPr>
                <w:t>进入全局配置模式；</w:t>
              </w:r>
            </w:ins>
          </w:p>
          <w:p w14:paraId="72B63519" w14:textId="77777777" w:rsidR="00F947E6" w:rsidRDefault="00F947E6" w:rsidP="00C715EA">
            <w:pPr>
              <w:rPr>
                <w:ins w:id="1166" w:author="D T" w:date="2019-11-18T23:40:00Z"/>
              </w:rPr>
              <w:pPrChange w:id="1167" w:author="D T" w:date="2019-11-19T00:20:00Z">
                <w:pPr>
                  <w:ind w:right="240"/>
                </w:pPr>
              </w:pPrChange>
            </w:pPr>
            <w:ins w:id="1168" w:author="D T" w:date="2019-11-18T23:40:00Z">
              <w:r>
                <w:rPr>
                  <w:rFonts w:hint="eastAsia"/>
                </w:rPr>
                <w:t>将路由器更名；</w:t>
              </w:r>
            </w:ins>
          </w:p>
          <w:p w14:paraId="3BF65371" w14:textId="395F3738" w:rsidR="00F947E6" w:rsidRDefault="00F947E6" w:rsidP="00C715EA">
            <w:pPr>
              <w:rPr>
                <w:ins w:id="1169" w:author="D T" w:date="2019-11-18T23:40:00Z"/>
              </w:rPr>
              <w:pPrChange w:id="1170" w:author="D T" w:date="2019-11-19T00:20:00Z">
                <w:pPr>
                  <w:ind w:right="240"/>
                </w:pPr>
              </w:pPrChange>
            </w:pPr>
            <w:ins w:id="1171" w:author="D T" w:date="2019-11-18T23:40:00Z">
              <w:r w:rsidRPr="00F80E98">
                <w:rPr>
                  <w:rFonts w:hint="eastAsia"/>
                </w:rPr>
                <w:t>设置路由器的每日提示信息，</w:t>
              </w:r>
              <w:proofErr w:type="spellStart"/>
              <w:r w:rsidRPr="00F80E98">
                <w:t>motd</w:t>
              </w:r>
              <w:proofErr w:type="spellEnd"/>
              <w:r w:rsidRPr="00F80E98">
                <w:t>后面的参数为设置的终止符</w:t>
              </w:r>
              <w:r>
                <w:rPr>
                  <w:rFonts w:hint="eastAsia"/>
                </w:rPr>
                <w:t>。</w:t>
              </w:r>
            </w:ins>
          </w:p>
          <w:p w14:paraId="14D63E0E" w14:textId="77777777" w:rsidR="00F947E6" w:rsidRDefault="00F947E6" w:rsidP="00F947E6">
            <w:pPr>
              <w:ind w:right="240"/>
              <w:rPr>
                <w:rFonts w:ascii="宋体" w:hAnsi="宋体" w:hint="eastAsia"/>
                <w:szCs w:val="24"/>
              </w:rPr>
            </w:pPr>
          </w:p>
          <w:p w14:paraId="3737F31F" w14:textId="7A176956" w:rsidR="00EE6224" w:rsidRDefault="00EE6224" w:rsidP="00B96B55">
            <w:pPr>
              <w:ind w:right="240"/>
              <w:rPr>
                <w:ins w:id="1172" w:author="D T" w:date="2019-11-18T23:40:00Z"/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B16298" wp14:editId="48205030">
                  <wp:extent cx="3894157" cy="97544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57" cy="97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108AB" w14:textId="77777777" w:rsidR="00F947E6" w:rsidRDefault="00F947E6" w:rsidP="00B96B55">
            <w:pPr>
              <w:ind w:right="240"/>
              <w:rPr>
                <w:rFonts w:ascii="宋体" w:hAnsi="宋体" w:hint="eastAsia"/>
                <w:szCs w:val="24"/>
              </w:rPr>
            </w:pPr>
          </w:p>
          <w:p w14:paraId="7876AA86" w14:textId="77777777" w:rsidR="00EE6224" w:rsidRDefault="00EE6224" w:rsidP="00C715EA">
            <w:pPr>
              <w:pPrChange w:id="1173" w:author="D T" w:date="2019-11-19T00:20:00Z">
                <w:pPr>
                  <w:ind w:right="240"/>
                </w:pPr>
              </w:pPrChange>
            </w:pPr>
            <w:r w:rsidRPr="005F249B">
              <w:rPr>
                <w:rFonts w:hint="eastAsia"/>
              </w:rPr>
              <w:t>验证测试：</w:t>
            </w:r>
          </w:p>
          <w:p w14:paraId="7B78D4B5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B11BBB" wp14:editId="178183B1">
                  <wp:extent cx="3886537" cy="3017782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537" cy="301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511AC" w14:textId="47266ED9" w:rsidR="00EE6224" w:rsidRDefault="00EE6224" w:rsidP="00C715EA">
            <w:pPr>
              <w:pStyle w:val="2"/>
              <w:rPr>
                <w:ins w:id="1174" w:author="D T" w:date="2019-11-18T23:40:00Z"/>
              </w:rPr>
              <w:pPrChange w:id="1175" w:author="D T" w:date="2019-11-19T00:20:00Z">
                <w:pPr>
                  <w:ind w:right="240"/>
                </w:pPr>
              </w:pPrChange>
            </w:pPr>
            <w:r w:rsidRPr="005F249B">
              <w:rPr>
                <w:rFonts w:hint="eastAsia"/>
              </w:rPr>
              <w:t>第三步：配置路由器的接口并查看接口配置</w:t>
            </w:r>
          </w:p>
          <w:p w14:paraId="195803D0" w14:textId="77777777" w:rsidR="00F947E6" w:rsidRPr="00F947E6" w:rsidRDefault="00F947E6" w:rsidP="00C715EA">
            <w:pPr>
              <w:rPr>
                <w:ins w:id="1176" w:author="D T" w:date="2019-11-18T23:40:00Z"/>
              </w:rPr>
              <w:pPrChange w:id="1177" w:author="D T" w:date="2019-11-19T00:20:00Z">
                <w:pPr>
                  <w:ind w:right="240"/>
                </w:pPr>
              </w:pPrChange>
            </w:pPr>
            <w:ins w:id="1178" w:author="D T" w:date="2019-11-18T23:40:00Z">
              <w:r w:rsidRPr="00F947E6">
                <w:rPr>
                  <w:rFonts w:hint="eastAsia"/>
                </w:rPr>
                <w:t>进入端口</w:t>
              </w:r>
              <w:r w:rsidRPr="00F947E6">
                <w:t xml:space="preserve"> Fa0/0 </w:t>
              </w:r>
              <w:r w:rsidRPr="00F947E6">
                <w:t>的接口配置模式</w:t>
              </w:r>
              <w:r w:rsidRPr="00F947E6">
                <w:rPr>
                  <w:rFonts w:hint="eastAsia"/>
                </w:rPr>
                <w:t>；</w:t>
              </w:r>
            </w:ins>
          </w:p>
          <w:p w14:paraId="6096FF41" w14:textId="77777777" w:rsidR="00F947E6" w:rsidRPr="00F947E6" w:rsidRDefault="00F947E6" w:rsidP="00C715EA">
            <w:pPr>
              <w:rPr>
                <w:ins w:id="1179" w:author="D T" w:date="2019-11-18T23:40:00Z"/>
              </w:rPr>
              <w:pPrChange w:id="1180" w:author="D T" w:date="2019-11-19T00:20:00Z">
                <w:pPr>
                  <w:ind w:right="240"/>
                </w:pPr>
              </w:pPrChange>
            </w:pPr>
            <w:ins w:id="1181" w:author="D T" w:date="2019-11-18T23:40:00Z">
              <w:r w:rsidRPr="00F947E6">
                <w:rPr>
                  <w:rFonts w:hint="eastAsia"/>
                </w:rPr>
                <w:t>配置接口的</w:t>
              </w:r>
              <w:r w:rsidRPr="00F947E6">
                <w:t xml:space="preserve"> IP </w:t>
              </w:r>
              <w:r w:rsidRPr="00F947E6">
                <w:t>地址</w:t>
              </w:r>
              <w:r w:rsidRPr="00F947E6">
                <w:rPr>
                  <w:rFonts w:hint="eastAsia"/>
                </w:rPr>
                <w:t>；</w:t>
              </w:r>
            </w:ins>
          </w:p>
          <w:p w14:paraId="1BCB3F66" w14:textId="77777777" w:rsidR="00F947E6" w:rsidRPr="00F947E6" w:rsidRDefault="00F947E6" w:rsidP="00C715EA">
            <w:pPr>
              <w:rPr>
                <w:ins w:id="1182" w:author="D T" w:date="2019-11-18T23:40:00Z"/>
              </w:rPr>
              <w:pPrChange w:id="1183" w:author="D T" w:date="2019-11-19T00:20:00Z">
                <w:pPr>
                  <w:ind w:right="240"/>
                </w:pPr>
              </w:pPrChange>
            </w:pPr>
            <w:ins w:id="1184" w:author="D T" w:date="2019-11-18T23:40:00Z">
              <w:r w:rsidRPr="00F947E6">
                <w:rPr>
                  <w:rFonts w:hint="eastAsia"/>
                </w:rPr>
                <w:t>开启端口并查看状态是否为</w:t>
              </w:r>
              <w:r w:rsidRPr="00F947E6">
                <w:rPr>
                  <w:rFonts w:hint="eastAsia"/>
                </w:rPr>
                <w:t>up</w:t>
              </w:r>
              <w:r w:rsidRPr="00F947E6">
                <w:rPr>
                  <w:rFonts w:hint="eastAsia"/>
                </w:rPr>
                <w:t>。</w:t>
              </w:r>
            </w:ins>
          </w:p>
          <w:p w14:paraId="287755DF" w14:textId="77777777" w:rsidR="00F947E6" w:rsidRPr="00F947E6" w:rsidRDefault="00F947E6" w:rsidP="00B96B55">
            <w:pPr>
              <w:ind w:right="240"/>
              <w:rPr>
                <w:rFonts w:ascii="宋体" w:hAnsi="宋体" w:hint="eastAsia"/>
                <w:szCs w:val="24"/>
                <w:rPrChange w:id="1185" w:author="D T" w:date="2019-11-18T23:40:00Z">
                  <w:rPr>
                    <w:rFonts w:ascii="宋体" w:hAnsi="宋体" w:hint="eastAsia"/>
                    <w:szCs w:val="24"/>
                  </w:rPr>
                </w:rPrChange>
              </w:rPr>
            </w:pPr>
          </w:p>
          <w:p w14:paraId="3D03DF4F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A5DDF6" wp14:editId="1C411D35">
                  <wp:extent cx="3894157" cy="1592718"/>
                  <wp:effectExtent l="0" t="0" r="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57" cy="159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A9BC9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0A30E1" wp14:editId="6701EB2C">
                  <wp:extent cx="3787468" cy="3025402"/>
                  <wp:effectExtent l="0" t="0" r="381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468" cy="302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74FCD" w14:textId="1FE8D811" w:rsidR="00EE6224" w:rsidRDefault="00EE6224" w:rsidP="00C715EA">
            <w:pPr>
              <w:pStyle w:val="2"/>
              <w:rPr>
                <w:ins w:id="1186" w:author="D T" w:date="2019-11-18T23:40:00Z"/>
              </w:rPr>
              <w:pPrChange w:id="1187" w:author="D T" w:date="2019-11-19T00:20:00Z">
                <w:pPr>
                  <w:ind w:right="240"/>
                </w:pPr>
              </w:pPrChange>
            </w:pPr>
            <w:r w:rsidRPr="005F249B">
              <w:rPr>
                <w:rFonts w:hint="eastAsia"/>
              </w:rPr>
              <w:t>第四步：查看路由器的配置</w:t>
            </w:r>
          </w:p>
          <w:p w14:paraId="42B5BD29" w14:textId="54ADAC22" w:rsidR="00F947E6" w:rsidRDefault="00F947E6" w:rsidP="00C715EA">
            <w:pPr>
              <w:rPr>
                <w:rFonts w:hint="eastAsia"/>
              </w:rPr>
              <w:pPrChange w:id="1188" w:author="D T" w:date="2019-11-19T00:20:00Z">
                <w:pPr>
                  <w:ind w:right="240"/>
                </w:pPr>
              </w:pPrChange>
            </w:pPr>
            <w:ins w:id="1189" w:author="D T" w:date="2019-11-18T23:40:00Z">
              <w:r>
                <w:rPr>
                  <w:rFonts w:hint="eastAsia"/>
                </w:rPr>
                <w:t>查看路由器版本信息。</w:t>
              </w:r>
            </w:ins>
          </w:p>
          <w:p w14:paraId="369D46E3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A7E31B" wp14:editId="76C060C4">
                  <wp:extent cx="3977985" cy="2949196"/>
                  <wp:effectExtent l="0" t="0" r="381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294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53D05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4D36DD" wp14:editId="263E9946">
                  <wp:extent cx="4031329" cy="944962"/>
                  <wp:effectExtent l="0" t="0" r="7620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329" cy="94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2B864" w14:textId="77777777" w:rsidR="00EE6224" w:rsidDel="00C715EA" w:rsidRDefault="00EE6224" w:rsidP="00B96B55">
            <w:pPr>
              <w:ind w:right="240"/>
              <w:rPr>
                <w:del w:id="1190" w:author="D T" w:date="2019-11-19T00:20:00Z"/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8AD5DD" wp14:editId="4B3B6B68">
                  <wp:extent cx="3985605" cy="1828958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182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8AA6B" w14:textId="25B1759C" w:rsidR="00EE6224" w:rsidDel="00F4142B" w:rsidRDefault="00EE6224" w:rsidP="00B96B55">
            <w:pPr>
              <w:ind w:right="240"/>
              <w:rPr>
                <w:del w:id="1191" w:author="D T" w:date="2019-11-18T23:41:00Z"/>
                <w:rFonts w:ascii="宋体" w:hAnsi="宋体"/>
                <w:szCs w:val="24"/>
              </w:rPr>
            </w:pPr>
            <w:del w:id="1192" w:author="D T" w:date="2019-11-18T23:41:00Z">
              <w:r w:rsidDel="00F947E6">
                <w:rPr>
                  <w:noProof/>
                </w:rPr>
                <w:drawing>
                  <wp:inline distT="0" distB="0" distL="0" distR="0" wp14:anchorId="419452BE" wp14:editId="23F9B2AC">
                    <wp:extent cx="2167466" cy="2366846"/>
                    <wp:effectExtent l="0" t="0" r="4445" b="0"/>
                    <wp:docPr id="35" name="图片 3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78603" cy="237900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5ACEBFC2" w14:textId="3D483186" w:rsidR="00EE6224" w:rsidDel="00F947E6" w:rsidRDefault="00EE6224" w:rsidP="00B96B55">
            <w:pPr>
              <w:ind w:right="240"/>
              <w:rPr>
                <w:del w:id="1193" w:author="D T" w:date="2019-11-18T23:41:00Z"/>
                <w:rFonts w:ascii="宋体" w:hAnsi="宋体" w:hint="eastAsia"/>
                <w:szCs w:val="24"/>
              </w:rPr>
            </w:pPr>
            <w:del w:id="1194" w:author="D T" w:date="2019-11-18T23:41:00Z">
              <w:r w:rsidDel="00F947E6">
                <w:rPr>
                  <w:noProof/>
                </w:rPr>
                <w:drawing>
                  <wp:inline distT="0" distB="0" distL="0" distR="0" wp14:anchorId="46136AB3" wp14:editId="15A0AEA2">
                    <wp:extent cx="2339543" cy="2903472"/>
                    <wp:effectExtent l="0" t="0" r="3810" b="0"/>
                    <wp:docPr id="36" name="图片 3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39543" cy="290347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489F5D1A" w14:textId="5058453B" w:rsidR="00EE6224" w:rsidDel="00F947E6" w:rsidRDefault="00EE6224" w:rsidP="00B96B55">
            <w:pPr>
              <w:ind w:right="240"/>
              <w:rPr>
                <w:del w:id="1195" w:author="D T" w:date="2019-11-18T23:41:00Z"/>
                <w:rFonts w:ascii="宋体" w:hAnsi="宋体" w:hint="eastAsia"/>
                <w:szCs w:val="24"/>
              </w:rPr>
            </w:pPr>
            <w:del w:id="1196" w:author="D T" w:date="2019-11-18T23:41:00Z">
              <w:r w:rsidDel="00F947E6">
                <w:rPr>
                  <w:noProof/>
                </w:rPr>
                <w:drawing>
                  <wp:inline distT="0" distB="0" distL="0" distR="0" wp14:anchorId="4DF8BCCD" wp14:editId="6564D41B">
                    <wp:extent cx="3901778" cy="2804403"/>
                    <wp:effectExtent l="0" t="0" r="3810" b="0"/>
                    <wp:docPr id="37" name="图片 3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01778" cy="280440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24C3904E" w14:textId="6829EA52" w:rsidR="00EE6224" w:rsidDel="00C715EA" w:rsidRDefault="00EE6224" w:rsidP="00B96B55">
            <w:pPr>
              <w:ind w:right="240"/>
              <w:rPr>
                <w:del w:id="1197" w:author="D T" w:date="2019-11-19T00:20:00Z"/>
                <w:rFonts w:ascii="宋体" w:hAnsi="宋体" w:hint="eastAsia"/>
                <w:szCs w:val="24"/>
              </w:rPr>
            </w:pPr>
            <w:del w:id="1198" w:author="D T" w:date="2019-11-18T23:41:00Z">
              <w:r w:rsidDel="00F947E6">
                <w:rPr>
                  <w:noProof/>
                </w:rPr>
                <w:drawing>
                  <wp:inline distT="0" distB="0" distL="0" distR="0" wp14:anchorId="1145EE03" wp14:editId="2B0F35D0">
                    <wp:extent cx="327688" cy="137172"/>
                    <wp:effectExtent l="0" t="0" r="0" b="0"/>
                    <wp:docPr id="38" name="图片 3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27688" cy="13717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D83BC5A" w14:textId="6673B708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del w:id="1199" w:author="D T" w:date="2019-11-18T23:41:00Z">
              <w:r w:rsidDel="00F4142B">
                <w:rPr>
                  <w:noProof/>
                </w:rPr>
                <w:drawing>
                  <wp:inline distT="0" distB="0" distL="0" distR="0" wp14:anchorId="277B5DB5" wp14:editId="0041947D">
                    <wp:extent cx="5429250" cy="476885"/>
                    <wp:effectExtent l="0" t="0" r="0" b="0"/>
                    <wp:docPr id="21" name="图片 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29250" cy="47688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EE6224" w:rsidRPr="008F047D" w14:paraId="1F66D5BB" w14:textId="77777777" w:rsidTr="00C715EA">
        <w:trPr>
          <w:trHeight w:val="1130"/>
          <w:trPrChange w:id="1200" w:author="D T" w:date="2019-11-19T00:21:00Z">
            <w:trPr>
              <w:trHeight w:val="1130"/>
            </w:trPr>
          </w:trPrChange>
        </w:trPr>
        <w:tc>
          <w:tcPr>
            <w:tcW w:w="8296" w:type="dxa"/>
            <w:gridSpan w:val="2"/>
            <w:tcPrChange w:id="1201" w:author="D T" w:date="2019-11-19T00:21:00Z">
              <w:tcPr>
                <w:tcW w:w="8540" w:type="dxa"/>
                <w:gridSpan w:val="2"/>
              </w:tcPr>
            </w:tcPrChange>
          </w:tcPr>
          <w:p w14:paraId="718872B8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实验总结（遇到的问题及解决办法、体会）：</w:t>
            </w:r>
          </w:p>
          <w:p w14:paraId="08C13780" w14:textId="77777777" w:rsidR="00F4142B" w:rsidRDefault="00F4142B" w:rsidP="00C715EA">
            <w:pPr>
              <w:rPr>
                <w:ins w:id="1202" w:author="D T" w:date="2019-11-18T23:41:00Z"/>
              </w:rPr>
              <w:pPrChange w:id="1203" w:author="D T" w:date="2019-11-19T00:20:00Z">
                <w:pPr>
                  <w:ind w:right="240"/>
                </w:pPr>
              </w:pPrChange>
            </w:pPr>
            <w:ins w:id="1204" w:author="D T" w:date="2019-11-18T23:41:00Z">
              <w:r>
                <w:rPr>
                  <w:rFonts w:hint="eastAsia"/>
                </w:rPr>
                <w:t>要保证接口的连通性。</w:t>
              </w:r>
            </w:ins>
          </w:p>
          <w:p w14:paraId="777AE48A" w14:textId="77777777" w:rsidR="00F4142B" w:rsidRDefault="00F4142B" w:rsidP="00C715EA">
            <w:pPr>
              <w:rPr>
                <w:ins w:id="1205" w:author="D T" w:date="2019-11-18T23:41:00Z"/>
              </w:rPr>
              <w:pPrChange w:id="1206" w:author="D T" w:date="2019-11-19T00:20:00Z">
                <w:pPr>
                  <w:ind w:right="240"/>
                </w:pPr>
              </w:pPrChange>
            </w:pPr>
            <w:ins w:id="1207" w:author="D T" w:date="2019-11-18T23:41:00Z">
              <w:r>
                <w:rPr>
                  <w:rFonts w:hint="eastAsia"/>
                </w:rPr>
                <w:t>要在</w:t>
              </w:r>
              <w:r>
                <w:rPr>
                  <w:rFonts w:hint="eastAsia"/>
                </w:rPr>
                <w:t>PC0</w:t>
              </w:r>
              <w:r>
                <w:rPr>
                  <w:rFonts w:hint="eastAsia"/>
                </w:rPr>
                <w:t>的</w:t>
              </w:r>
              <w:r>
                <w:rPr>
                  <w:rFonts w:hint="eastAsia"/>
                </w:rPr>
                <w:t>Terminal</w:t>
              </w:r>
              <w:r>
                <w:rPr>
                  <w:rFonts w:hint="eastAsia"/>
                </w:rPr>
                <w:t>进行操作，第一次进行的时候搞错了位置。</w:t>
              </w:r>
            </w:ins>
          </w:p>
          <w:p w14:paraId="1AA5F5C8" w14:textId="48CF10C0" w:rsidR="00EE6224" w:rsidDel="00C715EA" w:rsidRDefault="00F4142B" w:rsidP="00C715EA">
            <w:pPr>
              <w:rPr>
                <w:del w:id="1208" w:author="D T" w:date="2019-11-18T23:41:00Z"/>
              </w:rPr>
            </w:pPr>
            <w:ins w:id="1209" w:author="D T" w:date="2019-11-18T23:41:00Z">
              <w:r w:rsidRPr="00B402D8">
                <w:rPr>
                  <w:rFonts w:hint="eastAsia"/>
                </w:rPr>
                <w:t>路由器的管理方式基本分为两种：带内管理和带外管理。通过路由器的</w:t>
              </w:r>
              <w:r w:rsidRPr="00B402D8">
                <w:t>Console</w:t>
              </w:r>
              <w:r w:rsidRPr="00B402D8">
                <w:t>口管理路由器属于带外管理，不占用路由器的网络接口，其特点是需要使用配置线缆，近距离配置。第一次配置时必须利用</w:t>
              </w:r>
              <w:r w:rsidRPr="00B402D8">
                <w:t>Console</w:t>
              </w:r>
              <w:r w:rsidRPr="00B402D8">
                <w:t>端口进行配置。</w:t>
              </w:r>
            </w:ins>
            <w:del w:id="1210" w:author="D T" w:date="2019-11-18T23:41:00Z">
              <w:r w:rsidR="00EE6224" w:rsidDel="00F4142B">
                <w:rPr>
                  <w:rFonts w:hint="eastAsia"/>
                </w:rPr>
                <w:delText>要保证接口的连通性</w:delText>
              </w:r>
            </w:del>
          </w:p>
          <w:p w14:paraId="4AC26DA4" w14:textId="1FF508E4" w:rsidR="00C715EA" w:rsidRDefault="00C715EA" w:rsidP="00C715EA">
            <w:pPr>
              <w:rPr>
                <w:ins w:id="1211" w:author="D T" w:date="2019-11-19T00:21:00Z"/>
              </w:rPr>
            </w:pPr>
          </w:p>
          <w:p w14:paraId="1662E447" w14:textId="77777777" w:rsidR="00C715EA" w:rsidRDefault="00C715EA" w:rsidP="00C715EA">
            <w:pPr>
              <w:rPr>
                <w:ins w:id="1212" w:author="D T" w:date="2019-11-19T00:21:00Z"/>
                <w:rFonts w:hint="eastAsia"/>
              </w:rPr>
              <w:pPrChange w:id="1213" w:author="D T" w:date="2019-11-19T00:20:00Z">
                <w:pPr>
                  <w:ind w:right="240"/>
                </w:pPr>
              </w:pPrChange>
            </w:pPr>
          </w:p>
          <w:p w14:paraId="75D47ED9" w14:textId="53874DD1" w:rsidR="00EE6224" w:rsidDel="00F4142B" w:rsidRDefault="00EE6224" w:rsidP="00C715EA">
            <w:pPr>
              <w:rPr>
                <w:del w:id="1214" w:author="D T" w:date="2019-11-18T23:41:00Z"/>
              </w:rPr>
              <w:pPrChange w:id="1215" w:author="D T" w:date="2019-11-19T00:20:00Z">
                <w:pPr>
                  <w:ind w:right="240"/>
                </w:pPr>
              </w:pPrChange>
            </w:pPr>
            <w:del w:id="1216" w:author="D T" w:date="2019-11-18T23:41:00Z">
              <w:r w:rsidDel="00F4142B">
                <w:rPr>
                  <w:rFonts w:hint="eastAsia"/>
                </w:rPr>
                <w:delText>要在</w:delText>
              </w:r>
              <w:r w:rsidDel="00F4142B">
                <w:rPr>
                  <w:rFonts w:hint="eastAsia"/>
                </w:rPr>
                <w:delText>PC0</w:delText>
              </w:r>
              <w:r w:rsidDel="00F4142B">
                <w:rPr>
                  <w:rFonts w:hint="eastAsia"/>
                </w:rPr>
                <w:delText>的</w:delText>
              </w:r>
              <w:r w:rsidDel="00F4142B">
                <w:rPr>
                  <w:rFonts w:hint="eastAsia"/>
                </w:rPr>
                <w:delText>Terminal</w:delText>
              </w:r>
              <w:r w:rsidDel="00F4142B">
                <w:rPr>
                  <w:rFonts w:hint="eastAsia"/>
                </w:rPr>
                <w:delText>进行操作，第一次进行的时候搞错了位置</w:delText>
              </w:r>
            </w:del>
          </w:p>
          <w:p w14:paraId="741331B5" w14:textId="77777777" w:rsidR="00EE6224" w:rsidRPr="008F047D" w:rsidRDefault="00EE6224" w:rsidP="00C715EA">
            <w:pPr>
              <w:pPrChange w:id="1217" w:author="D T" w:date="2019-11-19T00:20:00Z">
                <w:pPr/>
              </w:pPrChange>
            </w:pPr>
          </w:p>
        </w:tc>
      </w:tr>
      <w:tr w:rsidR="00EE6224" w:rsidRPr="008F047D" w14:paraId="161B8F6C" w14:textId="77777777" w:rsidTr="00C715EA">
        <w:trPr>
          <w:trHeight w:val="565"/>
          <w:trPrChange w:id="1218" w:author="D T" w:date="2019-11-19T00:21:00Z">
            <w:trPr>
              <w:trHeight w:val="565"/>
            </w:trPr>
          </w:trPrChange>
        </w:trPr>
        <w:tc>
          <w:tcPr>
            <w:tcW w:w="4957" w:type="dxa"/>
            <w:vAlign w:val="center"/>
            <w:tcPrChange w:id="1219" w:author="D T" w:date="2019-11-19T00:21:00Z">
              <w:tcPr>
                <w:tcW w:w="4390" w:type="dxa"/>
                <w:vAlign w:val="center"/>
              </w:tcPr>
            </w:tcPrChange>
          </w:tcPr>
          <w:p w14:paraId="47222CD7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器材、工具领用及归还负责人：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  <w:tc>
          <w:tcPr>
            <w:tcW w:w="3339" w:type="dxa"/>
            <w:vAlign w:val="center"/>
            <w:tcPrChange w:id="1220" w:author="D T" w:date="2019-11-19T00:21:00Z">
              <w:tcPr>
                <w:tcW w:w="4150" w:type="dxa"/>
                <w:vAlign w:val="center"/>
              </w:tcPr>
            </w:tcPrChange>
          </w:tcPr>
          <w:p w14:paraId="051F2002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</w:tr>
      <w:tr w:rsidR="00EE6224" w:rsidRPr="008F047D" w14:paraId="71F5CF32" w14:textId="77777777" w:rsidTr="00C715EA">
        <w:trPr>
          <w:trHeight w:val="545"/>
          <w:trPrChange w:id="1221" w:author="D T" w:date="2019-11-19T00:21:00Z">
            <w:trPr>
              <w:trHeight w:val="545"/>
            </w:trPr>
          </w:trPrChange>
        </w:trPr>
        <w:tc>
          <w:tcPr>
            <w:tcW w:w="4957" w:type="dxa"/>
            <w:vAlign w:val="center"/>
            <w:tcPrChange w:id="1222" w:author="D T" w:date="2019-11-19T00:21:00Z">
              <w:tcPr>
                <w:tcW w:w="4390" w:type="dxa"/>
                <w:vAlign w:val="center"/>
              </w:tcPr>
            </w:tcPrChange>
          </w:tcPr>
          <w:p w14:paraId="3A59D988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  <w:tc>
          <w:tcPr>
            <w:tcW w:w="3339" w:type="dxa"/>
            <w:vAlign w:val="center"/>
            <w:tcPrChange w:id="1223" w:author="D T" w:date="2019-11-19T00:21:00Z">
              <w:tcPr>
                <w:tcW w:w="4150" w:type="dxa"/>
                <w:vAlign w:val="center"/>
              </w:tcPr>
            </w:tcPrChange>
          </w:tcPr>
          <w:p w14:paraId="23FB1232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</w:tr>
      <w:tr w:rsidR="00EE6224" w:rsidRPr="008F047D" w14:paraId="5C72EA2D" w14:textId="77777777" w:rsidTr="00C715EA">
        <w:trPr>
          <w:trHeight w:val="1119"/>
          <w:trPrChange w:id="1224" w:author="D T" w:date="2019-11-19T00:21:00Z">
            <w:trPr>
              <w:trHeight w:val="1119"/>
            </w:trPr>
          </w:trPrChange>
        </w:trPr>
        <w:tc>
          <w:tcPr>
            <w:tcW w:w="8296" w:type="dxa"/>
            <w:gridSpan w:val="2"/>
            <w:tcPrChange w:id="1225" w:author="D T" w:date="2019-11-19T00:21:00Z">
              <w:tcPr>
                <w:tcW w:w="8540" w:type="dxa"/>
                <w:gridSpan w:val="2"/>
              </w:tcPr>
            </w:tcPrChange>
          </w:tcPr>
          <w:p w14:paraId="7E1A927E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小组成员签名：（签名）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文卓、章伟、牟宇、李萌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EE6224" w:rsidRPr="008F047D" w14:paraId="42F40C82" w14:textId="77777777" w:rsidTr="00C715EA">
        <w:trPr>
          <w:trHeight w:val="570"/>
          <w:trPrChange w:id="1226" w:author="D T" w:date="2019-11-19T00:21:00Z">
            <w:trPr>
              <w:trHeight w:val="570"/>
            </w:trPr>
          </w:trPrChange>
        </w:trPr>
        <w:tc>
          <w:tcPr>
            <w:tcW w:w="4957" w:type="dxa"/>
            <w:vAlign w:val="center"/>
            <w:tcPrChange w:id="1227" w:author="D T" w:date="2019-11-19T00:21:00Z">
              <w:tcPr>
                <w:tcW w:w="4390" w:type="dxa"/>
                <w:vAlign w:val="center"/>
              </w:tcPr>
            </w:tcPrChange>
          </w:tcPr>
          <w:p w14:paraId="3F8EAAAC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3339" w:type="dxa"/>
            <w:vAlign w:val="center"/>
            <w:tcPrChange w:id="1228" w:author="D T" w:date="2019-11-19T00:21:00Z">
              <w:tcPr>
                <w:tcW w:w="4150" w:type="dxa"/>
                <w:vAlign w:val="center"/>
              </w:tcPr>
            </w:tcPrChange>
          </w:tcPr>
          <w:p w14:paraId="5F3658A8" w14:textId="4A7994F9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2790AB26" w14:textId="77777777" w:rsidR="00EE6224" w:rsidRPr="008F047D" w:rsidRDefault="00EE6224" w:rsidP="00EE6224">
      <w:pPr>
        <w:ind w:right="240"/>
        <w:rPr>
          <w:sz w:val="22"/>
        </w:rPr>
      </w:pPr>
    </w:p>
    <w:p w14:paraId="132609CA" w14:textId="3D704B9F" w:rsidR="00EE6224" w:rsidRDefault="00EE6224">
      <w:pPr>
        <w:ind w:right="240"/>
      </w:pPr>
    </w:p>
    <w:p w14:paraId="1811F8BE" w14:textId="04804CAC" w:rsidR="00D2507F" w:rsidRDefault="00D2507F">
      <w:pPr>
        <w:ind w:right="240"/>
      </w:pPr>
    </w:p>
    <w:p w14:paraId="490A0613" w14:textId="2097EB75" w:rsidR="00D2507F" w:rsidRDefault="00D2507F">
      <w:pPr>
        <w:ind w:right="240"/>
      </w:pPr>
    </w:p>
    <w:p w14:paraId="7F30B833" w14:textId="2C11BEE7" w:rsidR="00172EBC" w:rsidRDefault="00172EBC">
      <w:pPr>
        <w:ind w:right="240"/>
      </w:pPr>
    </w:p>
    <w:p w14:paraId="3FD566E7" w14:textId="77777777" w:rsidR="00172EBC" w:rsidRDefault="00172EBC">
      <w:pPr>
        <w:widowControl/>
        <w:ind w:right="240"/>
      </w:pPr>
      <w:r>
        <w:br w:type="page"/>
      </w:r>
    </w:p>
    <w:p w14:paraId="6DBC7B29" w14:textId="6FF6DD77" w:rsidR="00172EBC" w:rsidRPr="00F11F2F" w:rsidRDefault="00172EBC" w:rsidP="00F11F2F">
      <w:pPr>
        <w:pStyle w:val="1"/>
        <w:ind w:right="240"/>
      </w:pPr>
      <w:r w:rsidRPr="00172EBC">
        <w:lastRenderedPageBreak/>
        <w:t>实验报告</w:t>
      </w:r>
      <w:r w:rsidR="00F11F2F" w:rsidRPr="00F11F2F">
        <w:rPr>
          <w:rFonts w:hint="eastAsia"/>
        </w:rPr>
        <w:t>五</w:t>
      </w:r>
    </w:p>
    <w:p w14:paraId="72CDB719" w14:textId="77777777" w:rsidR="00172EBC" w:rsidRPr="00172EBC" w:rsidRDefault="00172EBC" w:rsidP="00172EBC">
      <w:pPr>
        <w:ind w:right="240"/>
      </w:pPr>
    </w:p>
    <w:tbl>
      <w:tblPr>
        <w:tblStyle w:val="a7"/>
        <w:tblW w:w="0" w:type="auto"/>
        <w:tblLook w:val="04A0" w:firstRow="1" w:lastRow="0" w:firstColumn="1" w:lastColumn="0" w:noHBand="0" w:noVBand="1"/>
        <w:tblPrChange w:id="1229" w:author="D T" w:date="2019-11-19T00:22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324"/>
        <w:gridCol w:w="3972"/>
        <w:tblGridChange w:id="1230">
          <w:tblGrid>
            <w:gridCol w:w="4129"/>
            <w:gridCol w:w="4167"/>
          </w:tblGrid>
        </w:tblGridChange>
      </w:tblGrid>
      <w:tr w:rsidR="00172EBC" w:rsidRPr="00172EBC" w14:paraId="763B75E3" w14:textId="77777777" w:rsidTr="000915BE">
        <w:trPr>
          <w:trHeight w:val="524"/>
          <w:trPrChange w:id="1231" w:author="D T" w:date="2019-11-19T00:22:00Z">
            <w:trPr>
              <w:trHeight w:val="524"/>
            </w:trPr>
          </w:trPrChange>
        </w:trPr>
        <w:tc>
          <w:tcPr>
            <w:tcW w:w="8296" w:type="dxa"/>
            <w:gridSpan w:val="2"/>
            <w:vAlign w:val="center"/>
            <w:tcPrChange w:id="1232" w:author="D T" w:date="2019-11-19T00:22:00Z">
              <w:tcPr>
                <w:tcW w:w="8540" w:type="dxa"/>
                <w:gridSpan w:val="2"/>
                <w:vAlign w:val="center"/>
              </w:tcPr>
            </w:tcPrChange>
          </w:tcPr>
          <w:p w14:paraId="58F626CD" w14:textId="77777777" w:rsidR="00172EBC" w:rsidRPr="00172EBC" w:rsidRDefault="00172EBC" w:rsidP="00172EBC">
            <w:pPr>
              <w:ind w:right="240"/>
            </w:pPr>
            <w:r w:rsidRPr="00172EBC">
              <w:t>实验名称：</w:t>
            </w:r>
            <w:r w:rsidRPr="00172EBC">
              <w:rPr>
                <w:rFonts w:hint="eastAsia"/>
              </w:rPr>
              <w:t>配置静态</w:t>
            </w:r>
            <w:r w:rsidRPr="00172EBC">
              <w:rPr>
                <w:rFonts w:hint="eastAsia"/>
              </w:rPr>
              <w:t>NAT</w:t>
            </w:r>
          </w:p>
        </w:tc>
      </w:tr>
      <w:tr w:rsidR="00172EBC" w:rsidRPr="00172EBC" w14:paraId="6064974D" w14:textId="77777777" w:rsidTr="000915BE">
        <w:trPr>
          <w:trHeight w:val="545"/>
          <w:trPrChange w:id="1233" w:author="D T" w:date="2019-11-19T00:22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1234" w:author="D T" w:date="2019-11-19T00:22:00Z">
              <w:tcPr>
                <w:tcW w:w="4270" w:type="dxa"/>
                <w:vAlign w:val="center"/>
              </w:tcPr>
            </w:tcPrChange>
          </w:tcPr>
          <w:p w14:paraId="6226897D" w14:textId="4DB00245" w:rsidR="00172EBC" w:rsidRPr="00172EBC" w:rsidRDefault="00172EBC" w:rsidP="00172EBC">
            <w:pPr>
              <w:ind w:right="240"/>
            </w:pPr>
            <w:r w:rsidRPr="00172EBC">
              <w:t>实验台号：</w:t>
            </w:r>
            <w:r>
              <w:rPr>
                <w:rFonts w:hint="eastAsia"/>
              </w:rPr>
              <w:t>2</w:t>
            </w:r>
          </w:p>
        </w:tc>
        <w:tc>
          <w:tcPr>
            <w:tcW w:w="3906" w:type="dxa"/>
            <w:vAlign w:val="center"/>
            <w:tcPrChange w:id="1235" w:author="D T" w:date="2019-11-19T00:22:00Z">
              <w:tcPr>
                <w:tcW w:w="4270" w:type="dxa"/>
                <w:vAlign w:val="center"/>
              </w:tcPr>
            </w:tcPrChange>
          </w:tcPr>
          <w:p w14:paraId="7B755C58" w14:textId="77777777" w:rsidR="00172EBC" w:rsidRPr="00172EBC" w:rsidRDefault="00172EBC" w:rsidP="00172EBC">
            <w:pPr>
              <w:ind w:right="240"/>
            </w:pPr>
            <w:r w:rsidRPr="00172EBC">
              <w:t>实验时间：</w:t>
            </w:r>
            <w:r w:rsidRPr="00172EBC">
              <w:rPr>
                <w:rFonts w:hint="eastAsia"/>
              </w:rPr>
              <w:t>2018</w:t>
            </w:r>
            <w:r w:rsidRPr="00172EBC">
              <w:rPr>
                <w:rFonts w:hint="eastAsia"/>
              </w:rPr>
              <w:t>年</w:t>
            </w:r>
            <w:r w:rsidRPr="00172EBC">
              <w:rPr>
                <w:rFonts w:hint="eastAsia"/>
              </w:rPr>
              <w:t>11</w:t>
            </w:r>
            <w:r w:rsidRPr="00172EBC">
              <w:rPr>
                <w:rFonts w:hint="eastAsia"/>
              </w:rPr>
              <w:t>月</w:t>
            </w:r>
            <w:r w:rsidRPr="00172EBC">
              <w:rPr>
                <w:rFonts w:hint="eastAsia"/>
              </w:rPr>
              <w:t>2</w:t>
            </w:r>
            <w:r w:rsidRPr="00172EBC">
              <w:rPr>
                <w:rFonts w:hint="eastAsia"/>
              </w:rPr>
              <w:t>日</w:t>
            </w:r>
          </w:p>
        </w:tc>
      </w:tr>
      <w:tr w:rsidR="00172EBC" w:rsidRPr="00172EBC" w14:paraId="57912979" w14:textId="77777777" w:rsidTr="000915BE">
        <w:trPr>
          <w:trHeight w:val="1120"/>
          <w:trPrChange w:id="1236" w:author="D T" w:date="2019-11-19T00:22:00Z">
            <w:trPr>
              <w:trHeight w:val="1120"/>
            </w:trPr>
          </w:trPrChange>
        </w:trPr>
        <w:tc>
          <w:tcPr>
            <w:tcW w:w="8296" w:type="dxa"/>
            <w:gridSpan w:val="2"/>
            <w:tcPrChange w:id="1237" w:author="D T" w:date="2019-11-19T00:22:00Z">
              <w:tcPr>
                <w:tcW w:w="8540" w:type="dxa"/>
                <w:gridSpan w:val="2"/>
              </w:tcPr>
            </w:tcPrChange>
          </w:tcPr>
          <w:p w14:paraId="0E0D3E37" w14:textId="77777777" w:rsidR="00172EBC" w:rsidRPr="00172EBC" w:rsidRDefault="00172EBC" w:rsidP="00172EBC">
            <w:pPr>
              <w:ind w:right="240"/>
            </w:pPr>
            <w:r w:rsidRPr="00172EBC">
              <w:t>实验小组：第</w:t>
            </w:r>
            <w:r w:rsidRPr="00172EBC">
              <w:rPr>
                <w:rFonts w:hint="eastAsia"/>
              </w:rPr>
              <w:t>2</w:t>
            </w:r>
            <w:r w:rsidRPr="00172EBC">
              <w:tab/>
            </w:r>
            <w:r w:rsidRPr="00172EBC">
              <w:t>组</w:t>
            </w:r>
            <w:r w:rsidRPr="00172EBC">
              <w:tab/>
            </w:r>
            <w:r w:rsidRPr="00172EBC">
              <w:t>成员及本次实验分工</w:t>
            </w:r>
          </w:p>
          <w:p w14:paraId="57EDC451" w14:textId="7453FD8F" w:rsidR="00172EBC" w:rsidRPr="00172EBC" w:rsidRDefault="00172EBC" w:rsidP="00C715EA">
            <w:pPr>
              <w:pPrChange w:id="1238" w:author="D T" w:date="2019-11-19T00:21:00Z">
                <w:pPr>
                  <w:ind w:right="240"/>
                </w:pPr>
              </w:pPrChange>
            </w:pPr>
            <w:proofErr w:type="gramStart"/>
            <w:r w:rsidRPr="00172EBC">
              <w:rPr>
                <w:rFonts w:hint="eastAsia"/>
              </w:rPr>
              <w:t>於</w:t>
            </w:r>
            <w:proofErr w:type="gramEnd"/>
            <w:r w:rsidRPr="00172EBC">
              <w:rPr>
                <w:rFonts w:hint="eastAsia"/>
              </w:rPr>
              <w:t>文卓、牟宇、李正瑜、李萌</w:t>
            </w:r>
            <w:proofErr w:type="gramStart"/>
            <w:r w:rsidRPr="00172EBC">
              <w:rPr>
                <w:rFonts w:hint="eastAsia"/>
              </w:rPr>
              <w:t>玻</w:t>
            </w:r>
            <w:proofErr w:type="gramEnd"/>
            <w:r w:rsidRPr="00172EBC">
              <w:rPr>
                <w:rFonts w:hint="eastAsia"/>
              </w:rPr>
              <w:t>、章伟（主要完成人）</w:t>
            </w:r>
          </w:p>
        </w:tc>
      </w:tr>
      <w:tr w:rsidR="00172EBC" w:rsidRPr="00172EBC" w14:paraId="53E7BC94" w14:textId="77777777" w:rsidTr="000915BE">
        <w:trPr>
          <w:trHeight w:val="1795"/>
          <w:trPrChange w:id="1239" w:author="D T" w:date="2019-11-19T00:22:00Z">
            <w:trPr>
              <w:trHeight w:val="980"/>
            </w:trPr>
          </w:trPrChange>
        </w:trPr>
        <w:tc>
          <w:tcPr>
            <w:tcW w:w="8296" w:type="dxa"/>
            <w:gridSpan w:val="2"/>
            <w:tcPrChange w:id="1240" w:author="D T" w:date="2019-11-19T00:22:00Z">
              <w:tcPr>
                <w:tcW w:w="8540" w:type="dxa"/>
                <w:gridSpan w:val="2"/>
              </w:tcPr>
            </w:tcPrChange>
          </w:tcPr>
          <w:p w14:paraId="45A7B55A" w14:textId="77777777" w:rsidR="00335B6F" w:rsidRDefault="00172EBC" w:rsidP="00172EBC">
            <w:pPr>
              <w:ind w:right="240"/>
              <w:rPr>
                <w:ins w:id="1241" w:author="D T" w:date="2019-11-18T23:43:00Z"/>
              </w:rPr>
            </w:pPr>
            <w:r w:rsidRPr="00172EBC">
              <w:t>实验目的：</w:t>
            </w:r>
          </w:p>
          <w:p w14:paraId="76F0DCD2" w14:textId="04297630" w:rsidR="00172EBC" w:rsidRPr="00335B6F" w:rsidDel="00335B6F" w:rsidRDefault="00335B6F" w:rsidP="00C715EA">
            <w:pPr>
              <w:rPr>
                <w:del w:id="1242" w:author="D T" w:date="2019-11-18T23:43:00Z"/>
                <w:rPrChange w:id="1243" w:author="D T" w:date="2019-11-18T23:43:00Z">
                  <w:rPr>
                    <w:del w:id="1244" w:author="D T" w:date="2019-11-18T23:43:00Z"/>
                  </w:rPr>
                </w:rPrChange>
              </w:rPr>
              <w:pPrChange w:id="1245" w:author="D T" w:date="2019-11-19T00:21:00Z">
                <w:pPr>
                  <w:ind w:right="240"/>
                </w:pPr>
              </w:pPrChange>
            </w:pPr>
            <w:ins w:id="1246" w:author="D T" w:date="2019-11-18T23:42:00Z">
              <w:r w:rsidRPr="00335B6F">
                <w:rPr>
                  <w:rFonts w:hint="eastAsia"/>
                  <w:rPrChange w:id="1247" w:author="D T" w:date="2019-11-18T23:43:00Z">
                    <w:rPr>
                      <w:rFonts w:ascii="等线" w:eastAsia="等线" w:hAnsi="等线" w:cs="Times New Roman" w:hint="eastAsia"/>
                      <w:sz w:val="21"/>
                    </w:rPr>
                  </w:rPrChange>
                </w:rPr>
                <w:t>配置网络地址变换，提供到公司共享服务器的可靠外部访问。本实验的目的是通过配置静态地址传输，动态地址传输，对</w:t>
              </w:r>
              <w:r w:rsidRPr="00335B6F">
                <w:rPr>
                  <w:rFonts w:hint="eastAsia"/>
                  <w:rPrChange w:id="1248" w:author="D T" w:date="2019-11-18T23:43:00Z">
                    <w:rPr>
                      <w:rFonts w:ascii="等线" w:eastAsia="等线" w:hAnsi="等线" w:cs="Times New Roman" w:hint="eastAsia"/>
                      <w:sz w:val="21"/>
                    </w:rPr>
                  </w:rPrChange>
                </w:rPr>
                <w:t>NAT</w:t>
              </w:r>
              <w:r w:rsidRPr="00335B6F">
                <w:rPr>
                  <w:rFonts w:hint="eastAsia"/>
                  <w:rPrChange w:id="1249" w:author="D T" w:date="2019-11-18T23:43:00Z">
                    <w:rPr>
                      <w:rFonts w:ascii="等线" w:eastAsia="等线" w:hAnsi="等线" w:cs="Times New Roman" w:hint="eastAsia"/>
                      <w:sz w:val="21"/>
                    </w:rPr>
                  </w:rPrChange>
                </w:rPr>
                <w:t>的工作原理有初步的熟悉，把握</w:t>
              </w:r>
              <w:r w:rsidRPr="00335B6F">
                <w:rPr>
                  <w:rFonts w:hint="eastAsia"/>
                  <w:rPrChange w:id="1250" w:author="D T" w:date="2019-11-18T23:43:00Z">
                    <w:rPr>
                      <w:rFonts w:ascii="等线" w:eastAsia="等线" w:hAnsi="等线" w:cs="Times New Roman" w:hint="eastAsia"/>
                      <w:sz w:val="21"/>
                    </w:rPr>
                  </w:rPrChange>
                </w:rPr>
                <w:t>NAT</w:t>
              </w:r>
              <w:r w:rsidRPr="00335B6F">
                <w:rPr>
                  <w:rFonts w:hint="eastAsia"/>
                  <w:rPrChange w:id="1251" w:author="D T" w:date="2019-11-18T23:43:00Z">
                    <w:rPr>
                      <w:rFonts w:ascii="等线" w:eastAsia="等线" w:hAnsi="等线" w:cs="Times New Roman" w:hint="eastAsia"/>
                      <w:sz w:val="21"/>
                    </w:rPr>
                  </w:rPrChange>
                </w:rPr>
                <w:t>在路由器上的配置方法，对</w:t>
              </w:r>
              <w:r w:rsidRPr="00335B6F">
                <w:rPr>
                  <w:rFonts w:hint="eastAsia"/>
                  <w:rPrChange w:id="1252" w:author="D T" w:date="2019-11-18T23:43:00Z">
                    <w:rPr>
                      <w:rFonts w:ascii="等线" w:eastAsia="等线" w:hAnsi="等线" w:cs="Times New Roman" w:hint="eastAsia"/>
                      <w:sz w:val="21"/>
                    </w:rPr>
                  </w:rPrChange>
                </w:rPr>
                <w:t>NAT</w:t>
              </w:r>
              <w:r w:rsidRPr="00335B6F">
                <w:rPr>
                  <w:rFonts w:hint="eastAsia"/>
                  <w:rPrChange w:id="1253" w:author="D T" w:date="2019-11-18T23:43:00Z">
                    <w:rPr>
                      <w:rFonts w:ascii="等线" w:eastAsia="等线" w:hAnsi="等线" w:cs="Times New Roman" w:hint="eastAsia"/>
                      <w:sz w:val="21"/>
                    </w:rPr>
                  </w:rPrChange>
                </w:rPr>
                <w:t>在网络上的应用有更深的了解，丰富计算机网络理论知识，加深对计算机网络的理解。</w:t>
              </w:r>
            </w:ins>
            <w:del w:id="1254" w:author="D T" w:date="2019-11-18T23:42:00Z">
              <w:r w:rsidR="00172EBC" w:rsidRPr="00335B6F" w:rsidDel="00335B6F">
                <w:rPr>
                  <w:rFonts w:hint="eastAsia"/>
                  <w:rPrChange w:id="1255" w:author="D T" w:date="2019-11-18T23:43:00Z">
                    <w:rPr>
                      <w:rFonts w:hint="eastAsia"/>
                    </w:rPr>
                  </w:rPrChange>
                </w:rPr>
                <w:delText>配置网络地址变换，提供到公司共享服务器的可靠外部访问。</w:delText>
              </w:r>
            </w:del>
          </w:p>
          <w:p w14:paraId="01DB44B6" w14:textId="77777777" w:rsidR="00172EBC" w:rsidRPr="00172EBC" w:rsidRDefault="00172EBC" w:rsidP="00C715EA">
            <w:pPr>
              <w:rPr>
                <w:rFonts w:hint="eastAsia"/>
              </w:rPr>
              <w:pPrChange w:id="1256" w:author="D T" w:date="2019-11-19T00:21:00Z">
                <w:pPr>
                  <w:ind w:right="240"/>
                </w:pPr>
              </w:pPrChange>
            </w:pPr>
          </w:p>
        </w:tc>
      </w:tr>
      <w:tr w:rsidR="00172EBC" w:rsidRPr="00172EBC" w14:paraId="5564BEC6" w14:textId="77777777" w:rsidTr="000915BE">
        <w:trPr>
          <w:trHeight w:val="1121"/>
          <w:trPrChange w:id="1257" w:author="D T" w:date="2019-11-19T00:22:00Z">
            <w:trPr>
              <w:trHeight w:val="1121"/>
            </w:trPr>
          </w:trPrChange>
        </w:trPr>
        <w:tc>
          <w:tcPr>
            <w:tcW w:w="8296" w:type="dxa"/>
            <w:gridSpan w:val="2"/>
            <w:tcPrChange w:id="1258" w:author="D T" w:date="2019-11-19T00:22:00Z">
              <w:tcPr>
                <w:tcW w:w="8540" w:type="dxa"/>
                <w:gridSpan w:val="2"/>
              </w:tcPr>
            </w:tcPrChange>
          </w:tcPr>
          <w:p w14:paraId="0FC38D52" w14:textId="77777777" w:rsidR="00335B6F" w:rsidRDefault="00172EBC" w:rsidP="00172EBC">
            <w:pPr>
              <w:ind w:right="240"/>
              <w:rPr>
                <w:ins w:id="1259" w:author="D T" w:date="2019-11-18T23:43:00Z"/>
              </w:rPr>
            </w:pPr>
            <w:r w:rsidRPr="00172EBC">
              <w:t>实验环境说明：</w:t>
            </w:r>
          </w:p>
          <w:p w14:paraId="7C3A5806" w14:textId="5C2B9A19" w:rsidR="00172EBC" w:rsidRPr="00335B6F" w:rsidRDefault="00335B6F" w:rsidP="00C715EA">
            <w:pPr>
              <w:rPr>
                <w:rPrChange w:id="1260" w:author="D T" w:date="2019-11-18T23:43:00Z">
                  <w:rPr/>
                </w:rPrChange>
              </w:rPr>
              <w:pPrChange w:id="1261" w:author="D T" w:date="2019-11-19T00:21:00Z">
                <w:pPr>
                  <w:ind w:right="240"/>
                </w:pPr>
              </w:pPrChange>
            </w:pPr>
            <w:ins w:id="1262" w:author="D T" w:date="2019-11-18T23:43:00Z">
              <w:r w:rsidRPr="00335B6F">
                <w:rPr>
                  <w:rFonts w:hint="eastAsia"/>
                  <w:rPrChange w:id="1263" w:author="D T" w:date="2019-11-18T23:43:00Z">
                    <w:rPr>
                      <w:rFonts w:hint="eastAsia"/>
                    </w:rPr>
                  </w:rPrChange>
                </w:rPr>
                <w:t>Cisco Packet Tracer7.1</w:t>
              </w:r>
              <w:r w:rsidRPr="00335B6F">
                <w:rPr>
                  <w:rFonts w:hint="eastAsia"/>
                  <w:rPrChange w:id="1264" w:author="D T" w:date="2019-11-18T23:43:00Z">
                    <w:rPr>
                      <w:rFonts w:hint="eastAsia"/>
                    </w:rPr>
                  </w:rPrChange>
                </w:rPr>
                <w:t>软件、</w:t>
              </w:r>
              <w:r w:rsidRPr="00335B6F">
                <w:rPr>
                  <w:rFonts w:hint="eastAsia"/>
                  <w:rPrChange w:id="1265" w:author="D T" w:date="2019-11-18T23:43:00Z">
                    <w:rPr>
                      <w:rFonts w:hint="eastAsia"/>
                    </w:rPr>
                  </w:rPrChange>
                </w:rPr>
                <w:t>2621XM</w:t>
              </w:r>
              <w:r w:rsidRPr="00335B6F">
                <w:rPr>
                  <w:rFonts w:hint="eastAsia"/>
                  <w:rPrChange w:id="1266" w:author="D T" w:date="2019-11-18T23:43:00Z">
                    <w:rPr>
                      <w:rFonts w:hint="eastAsia"/>
                    </w:rPr>
                  </w:rPrChange>
                </w:rPr>
                <w:t>型</w:t>
              </w:r>
              <w:r w:rsidRPr="00335B6F">
                <w:rPr>
                  <w:rFonts w:hint="eastAsia"/>
                  <w:rPrChange w:id="1267" w:author="D T" w:date="2019-11-18T23:43:00Z">
                    <w:rPr>
                      <w:rFonts w:hint="eastAsia"/>
                    </w:rPr>
                  </w:rPrChange>
                </w:rPr>
                <w:t>Router</w:t>
              </w:r>
              <w:r w:rsidRPr="00335B6F">
                <w:rPr>
                  <w:rFonts w:hint="eastAsia"/>
                  <w:rPrChange w:id="1268" w:author="D T" w:date="2019-11-18T23:43:00Z">
                    <w:rPr>
                      <w:rFonts w:hint="eastAsia"/>
                    </w:rPr>
                  </w:rPrChange>
                </w:rPr>
                <w:t>（路由器）</w:t>
              </w:r>
              <w:r w:rsidRPr="00335B6F">
                <w:rPr>
                  <w:rFonts w:hint="eastAsia"/>
                  <w:rPrChange w:id="1269" w:author="D T" w:date="2019-11-18T23:43:00Z">
                    <w:rPr>
                      <w:rFonts w:hint="eastAsia"/>
                    </w:rPr>
                  </w:rPrChange>
                </w:rPr>
                <w:t>2</w:t>
              </w:r>
              <w:r w:rsidRPr="00335B6F">
                <w:rPr>
                  <w:rFonts w:hint="eastAsia"/>
                  <w:rPrChange w:id="1270" w:author="D T" w:date="2019-11-18T23:43:00Z">
                    <w:rPr>
                      <w:rFonts w:hint="eastAsia"/>
                    </w:rPr>
                  </w:rPrChange>
                </w:rPr>
                <w:t>台、</w:t>
              </w:r>
              <w:r w:rsidRPr="00335B6F">
                <w:rPr>
                  <w:rFonts w:hint="eastAsia"/>
                  <w:rPrChange w:id="1271" w:author="D T" w:date="2019-11-18T23:43:00Z">
                    <w:rPr>
                      <w:rFonts w:hint="eastAsia"/>
                    </w:rPr>
                  </w:rPrChange>
                </w:rPr>
                <w:t>PC-PT</w:t>
              </w:r>
              <w:r w:rsidRPr="00335B6F">
                <w:rPr>
                  <w:rFonts w:hint="eastAsia"/>
                  <w:rPrChange w:id="1272" w:author="D T" w:date="2019-11-18T23:43:00Z">
                    <w:rPr>
                      <w:rFonts w:hint="eastAsia"/>
                    </w:rPr>
                  </w:rPrChange>
                </w:rPr>
                <w:t>型（</w:t>
              </w:r>
              <w:r w:rsidRPr="00335B6F">
                <w:rPr>
                  <w:rFonts w:hint="eastAsia"/>
                  <w:rPrChange w:id="1273" w:author="D T" w:date="2019-11-18T23:43:00Z">
                    <w:rPr>
                      <w:rFonts w:hint="eastAsia"/>
                    </w:rPr>
                  </w:rPrChange>
                </w:rPr>
                <w:t>PC</w:t>
              </w:r>
              <w:r w:rsidRPr="00335B6F">
                <w:rPr>
                  <w:rFonts w:hint="eastAsia"/>
                  <w:rPrChange w:id="1274" w:author="D T" w:date="2019-11-18T23:43:00Z">
                    <w:rPr>
                      <w:rFonts w:hint="eastAsia"/>
                    </w:rPr>
                  </w:rPrChange>
                </w:rPr>
                <w:t>机）两台，交叉线三根。</w:t>
              </w:r>
            </w:ins>
            <w:del w:id="1275" w:author="D T" w:date="2019-11-18T23:43:00Z">
              <w:r w:rsidR="00172EBC" w:rsidRPr="00335B6F" w:rsidDel="00335B6F">
                <w:rPr>
                  <w:rFonts w:hint="eastAsia"/>
                  <w:rPrChange w:id="1276" w:author="D T" w:date="2019-11-18T23:43:00Z">
                    <w:rPr>
                      <w:rFonts w:hint="eastAsia"/>
                    </w:rPr>
                  </w:rPrChange>
                </w:rPr>
                <w:delText>路由器</w:delText>
              </w:r>
              <w:r w:rsidR="00172EBC" w:rsidRPr="00335B6F" w:rsidDel="00335B6F">
                <w:rPr>
                  <w:rFonts w:hint="eastAsia"/>
                  <w:rPrChange w:id="1277" w:author="D T" w:date="2019-11-18T23:43:00Z">
                    <w:rPr>
                      <w:rFonts w:hint="eastAsia"/>
                    </w:rPr>
                  </w:rPrChange>
                </w:rPr>
                <w:delText>2</w:delText>
              </w:r>
              <w:r w:rsidR="00172EBC" w:rsidRPr="00335B6F" w:rsidDel="00335B6F">
                <w:rPr>
                  <w:rFonts w:hint="eastAsia"/>
                  <w:rPrChange w:id="1278" w:author="D T" w:date="2019-11-18T23:43:00Z">
                    <w:rPr>
                      <w:rFonts w:hint="eastAsia"/>
                    </w:rPr>
                  </w:rPrChange>
                </w:rPr>
                <w:delText>台、</w:delText>
              </w:r>
              <w:r w:rsidR="00172EBC" w:rsidRPr="00335B6F" w:rsidDel="00335B6F">
                <w:rPr>
                  <w:rFonts w:hint="eastAsia"/>
                  <w:rPrChange w:id="1279" w:author="D T" w:date="2019-11-18T23:43:00Z">
                    <w:rPr>
                      <w:rFonts w:hint="eastAsia"/>
                    </w:rPr>
                  </w:rPrChange>
                </w:rPr>
                <w:delText>PC</w:delText>
              </w:r>
              <w:r w:rsidR="00172EBC" w:rsidRPr="00335B6F" w:rsidDel="00335B6F">
                <w:rPr>
                  <w:rFonts w:hint="eastAsia"/>
                  <w:rPrChange w:id="1280" w:author="D T" w:date="2019-11-18T23:43:00Z">
                    <w:rPr>
                      <w:rFonts w:hint="eastAsia"/>
                    </w:rPr>
                  </w:rPrChange>
                </w:rPr>
                <w:delText>机两台，交叉线三根。</w:delText>
              </w:r>
            </w:del>
          </w:p>
          <w:p w14:paraId="058EE145" w14:textId="77777777" w:rsidR="00172EBC" w:rsidRPr="00172EBC" w:rsidRDefault="00172EBC" w:rsidP="00172EBC">
            <w:pPr>
              <w:ind w:right="240"/>
            </w:pPr>
          </w:p>
        </w:tc>
      </w:tr>
      <w:tr w:rsidR="00172EBC" w:rsidRPr="00172EBC" w14:paraId="537B33A2" w14:textId="77777777" w:rsidTr="000915BE">
        <w:trPr>
          <w:trHeight w:val="5390"/>
          <w:trPrChange w:id="1281" w:author="D T" w:date="2019-11-19T00:22:00Z">
            <w:trPr>
              <w:trHeight w:val="5390"/>
            </w:trPr>
          </w:trPrChange>
        </w:trPr>
        <w:tc>
          <w:tcPr>
            <w:tcW w:w="8296" w:type="dxa"/>
            <w:gridSpan w:val="2"/>
            <w:tcPrChange w:id="1282" w:author="D T" w:date="2019-11-19T00:22:00Z">
              <w:tcPr>
                <w:tcW w:w="8540" w:type="dxa"/>
                <w:gridSpan w:val="2"/>
              </w:tcPr>
            </w:tcPrChange>
          </w:tcPr>
          <w:p w14:paraId="14F7A04D" w14:textId="77777777" w:rsidR="00172EBC" w:rsidRPr="00172EBC" w:rsidRDefault="00172EBC" w:rsidP="00172EBC">
            <w:pPr>
              <w:ind w:right="240"/>
            </w:pPr>
            <w:r w:rsidRPr="00172EBC">
              <w:t>实验过程、步骤（可另附页、使用网络拓扑图等辅助说明）及结果：</w:t>
            </w:r>
          </w:p>
          <w:p w14:paraId="7ACD72CD" w14:textId="20D4C41F" w:rsidR="00172EBC" w:rsidRPr="00172EBC" w:rsidRDefault="000C5D48" w:rsidP="00335B6F">
            <w:pPr>
              <w:ind w:right="240"/>
              <w:jc w:val="center"/>
              <w:pPrChange w:id="1283" w:author="D T" w:date="2019-11-18T23:43:00Z">
                <w:pPr/>
              </w:pPrChange>
            </w:pPr>
            <w:del w:id="1284" w:author="D T" w:date="2019-11-18T23:43:00Z">
              <w:r w:rsidDel="00335B6F">
                <w:rPr>
                  <w:noProof/>
                </w:rPr>
                <w:drawing>
                  <wp:inline distT="0" distB="0" distL="0" distR="0" wp14:anchorId="40597CA7" wp14:editId="1ECE18AD">
                    <wp:extent cx="5274310" cy="2182495"/>
                    <wp:effectExtent l="0" t="0" r="2540" b="8255"/>
                    <wp:docPr id="97" name="图片 9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74310" cy="21824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1285" w:author="D T" w:date="2019-11-18T23:43:00Z">
              <w:r w:rsidR="00335B6F">
                <w:rPr>
                  <w:noProof/>
                </w:rPr>
                <w:drawing>
                  <wp:inline distT="0" distB="0" distL="114300" distR="114300" wp14:anchorId="1D74B008" wp14:editId="2091E36C">
                    <wp:extent cx="4427220" cy="3032760"/>
                    <wp:effectExtent l="0" t="0" r="7620" b="0"/>
                    <wp:docPr id="84" name="图片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4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27220" cy="3032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36BA1198" w14:textId="40D4F9D9" w:rsidR="00172EBC" w:rsidRPr="00172EBC" w:rsidRDefault="00C715EA" w:rsidP="000915BE">
            <w:pPr>
              <w:pPrChange w:id="1286" w:author="D T" w:date="2019-11-19T00:21:00Z">
                <w:pPr>
                  <w:numPr>
                    <w:numId w:val="5"/>
                  </w:numPr>
                  <w:ind w:right="240"/>
                </w:pPr>
              </w:pPrChange>
            </w:pPr>
            <w:ins w:id="1287" w:author="D T" w:date="2019-11-19T00:21:00Z">
              <w:r>
                <w:rPr>
                  <w:rFonts w:hint="eastAsia"/>
                </w:rPr>
                <w:lastRenderedPageBreak/>
                <w:t>1</w:t>
              </w:r>
              <w:r>
                <w:t>.</w:t>
              </w:r>
            </w:ins>
            <w:del w:id="1288" w:author="D T" w:date="2019-11-18T23:44:00Z">
              <w:r w:rsidR="00172EBC" w:rsidRPr="00172EBC" w:rsidDel="00335B6F">
                <w:rPr>
                  <w:rFonts w:hint="eastAsia"/>
                </w:rPr>
                <w:delText>设置计算机</w:delText>
              </w:r>
              <w:r w:rsidR="00172EBC" w:rsidRPr="00172EBC" w:rsidDel="00335B6F">
                <w:rPr>
                  <w:rFonts w:hint="eastAsia"/>
                </w:rPr>
                <w:delText>PC0</w:delText>
              </w:r>
              <w:r w:rsidR="00172EBC" w:rsidRPr="00172EBC" w:rsidDel="00335B6F">
                <w:rPr>
                  <w:rFonts w:hint="eastAsia"/>
                </w:rPr>
                <w:delText>的</w:delText>
              </w:r>
              <w:r w:rsidR="00172EBC" w:rsidRPr="00172EBC" w:rsidDel="00335B6F">
                <w:rPr>
                  <w:rFonts w:hint="eastAsia"/>
                </w:rPr>
                <w:delText>IP</w:delText>
              </w:r>
              <w:r w:rsidR="00172EBC" w:rsidRPr="00172EBC" w:rsidDel="00335B6F">
                <w:rPr>
                  <w:rFonts w:hint="eastAsia"/>
                </w:rPr>
                <w:delText>为</w:delText>
              </w:r>
              <w:r w:rsidR="00172EBC" w:rsidRPr="00172EBC" w:rsidDel="00335B6F">
                <w:rPr>
                  <w:rFonts w:hint="eastAsia"/>
                </w:rPr>
                <w:delText>192.168.1.2</w:delText>
              </w:r>
              <w:r w:rsidR="00172EBC" w:rsidRPr="00172EBC" w:rsidDel="00335B6F">
                <w:rPr>
                  <w:rFonts w:hint="eastAsia"/>
                </w:rPr>
                <w:delText>子网掩码为</w:delText>
              </w:r>
              <w:r w:rsidR="00172EBC" w:rsidRPr="00172EBC" w:rsidDel="00335B6F">
                <w:rPr>
                  <w:rFonts w:hint="eastAsia"/>
                </w:rPr>
                <w:delText>255.255.255.0</w:delText>
              </w:r>
              <w:r w:rsidR="00172EBC" w:rsidRPr="00172EBC" w:rsidDel="00335B6F">
                <w:rPr>
                  <w:rFonts w:hint="eastAsia"/>
                </w:rPr>
                <w:delText>网关为</w:delText>
              </w:r>
            </w:del>
            <w:ins w:id="1289" w:author="D T" w:date="2019-11-18T23:44:00Z">
              <w:r w:rsidR="00335B6F">
                <w:rPr>
                  <w:rFonts w:hint="eastAsia"/>
                </w:rPr>
                <w:t>设置计算机</w:t>
              </w:r>
              <w:r w:rsidR="00335B6F">
                <w:rPr>
                  <w:rFonts w:hint="eastAsia"/>
                </w:rPr>
                <w:t>PC0</w:t>
              </w:r>
              <w:r w:rsidR="00335B6F">
                <w:rPr>
                  <w:rFonts w:hint="eastAsia"/>
                </w:rPr>
                <w:t>的</w:t>
              </w:r>
              <w:r w:rsidR="00335B6F">
                <w:rPr>
                  <w:rFonts w:hint="eastAsia"/>
                </w:rPr>
                <w:t>IP</w:t>
              </w:r>
              <w:r w:rsidR="00335B6F">
                <w:rPr>
                  <w:rFonts w:hint="eastAsia"/>
                </w:rPr>
                <w:t>为</w:t>
              </w:r>
              <w:r w:rsidR="00335B6F">
                <w:rPr>
                  <w:rFonts w:hint="eastAsia"/>
                </w:rPr>
                <w:t>192.168.1.2</w:t>
              </w:r>
              <w:r w:rsidR="00335B6F">
                <w:rPr>
                  <w:rFonts w:hint="eastAsia"/>
                </w:rPr>
                <w:t>子网掩码为</w:t>
              </w:r>
              <w:r w:rsidR="00335B6F">
                <w:rPr>
                  <w:rFonts w:hint="eastAsia"/>
                </w:rPr>
                <w:t>255.255.255.0</w:t>
              </w:r>
              <w:r w:rsidR="00335B6F">
                <w:rPr>
                  <w:rFonts w:hint="eastAsia"/>
                </w:rPr>
                <w:t>网关为</w:t>
              </w:r>
              <w:r w:rsidR="00335B6F">
                <w:rPr>
                  <w:rFonts w:hint="eastAsia"/>
                </w:rPr>
                <w:t>192.168.1.1</w:t>
              </w:r>
              <w:r w:rsidR="00335B6F">
                <w:rPr>
                  <w:rFonts w:hint="eastAsia"/>
                </w:rPr>
                <w:t>。配图如下</w:t>
              </w:r>
            </w:ins>
            <w:del w:id="1290" w:author="D T" w:date="2019-11-18T23:44:00Z">
              <w:r w:rsidR="00172EBC" w:rsidRPr="00172EBC" w:rsidDel="00335B6F">
                <w:rPr>
                  <w:rFonts w:hint="eastAsia"/>
                </w:rPr>
                <w:delText>192.168.1.1</w:delText>
              </w:r>
              <w:r w:rsidR="00172EBC" w:rsidRPr="00172EBC" w:rsidDel="00335B6F">
                <w:rPr>
                  <w:rFonts w:hint="eastAsia"/>
                </w:rPr>
                <w:delText>。配图如下：</w:delText>
              </w:r>
            </w:del>
          </w:p>
          <w:p w14:paraId="1B41B615" w14:textId="71D1ED5C" w:rsidR="00172EBC" w:rsidRPr="00172EBC" w:rsidDel="00237B1E" w:rsidRDefault="00172EBC" w:rsidP="00335B6F">
            <w:pPr>
              <w:ind w:right="240"/>
              <w:jc w:val="center"/>
              <w:rPr>
                <w:del w:id="1291" w:author="D T" w:date="2019-11-18T23:44:00Z"/>
              </w:rPr>
              <w:pPrChange w:id="1292" w:author="D T" w:date="2019-11-18T23:44:00Z">
                <w:pPr/>
              </w:pPrChange>
            </w:pPr>
            <w:del w:id="1293" w:author="D T" w:date="2019-11-18T23:44:00Z">
              <w:r w:rsidRPr="00172EBC" w:rsidDel="00237B1E">
                <w:rPr>
                  <w:noProof/>
                </w:rPr>
                <w:drawing>
                  <wp:inline distT="0" distB="0" distL="114300" distR="114300" wp14:anchorId="270A3E19" wp14:editId="3CEDBD98">
                    <wp:extent cx="4070350" cy="4447182"/>
                    <wp:effectExtent l="0" t="0" r="6350" b="0"/>
                    <wp:docPr id="90" name="图片 9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80160" cy="4457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1294" w:author="D T" w:date="2019-11-18T23:44:00Z">
              <w:r w:rsidR="00237B1E">
                <w:rPr>
                  <w:noProof/>
                </w:rPr>
                <w:drawing>
                  <wp:inline distT="0" distB="0" distL="114300" distR="114300" wp14:anchorId="1D8BE0E7" wp14:editId="1A3FC8C6">
                    <wp:extent cx="4658995" cy="4151630"/>
                    <wp:effectExtent l="0" t="0" r="4445" b="8890"/>
                    <wp:docPr id="15" name="图片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0" name="图片 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58995" cy="41516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42F31081" w14:textId="611FD313" w:rsidR="00172EBC" w:rsidRPr="00172EBC" w:rsidDel="00237B1E" w:rsidRDefault="00172EBC" w:rsidP="00172EBC">
            <w:pPr>
              <w:ind w:right="240"/>
              <w:rPr>
                <w:del w:id="1295" w:author="D T" w:date="2019-11-18T23:44:00Z"/>
              </w:rPr>
            </w:pPr>
            <w:del w:id="1296" w:author="D T" w:date="2019-11-18T23:44:00Z">
              <w:r w:rsidRPr="00172EBC" w:rsidDel="00237B1E">
                <w:delText>图</w:delText>
              </w:r>
              <w:r w:rsidRPr="00172EBC" w:rsidDel="00237B1E">
                <w:delText xml:space="preserve"> </w:delText>
              </w:r>
              <w:r w:rsidR="003634F4" w:rsidDel="00237B1E">
                <w:fldChar w:fldCharType="begin"/>
              </w:r>
              <w:r w:rsidR="003634F4" w:rsidDel="00237B1E">
                <w:delInstrText xml:space="preserve"> SEQ </w:delInstrText>
              </w:r>
              <w:r w:rsidR="003634F4" w:rsidDel="00237B1E">
                <w:delInstrText>图</w:delInstrText>
              </w:r>
              <w:r w:rsidR="003634F4" w:rsidDel="00237B1E">
                <w:delInstrText xml:space="preserve"> \* ARABIC </w:delInstrText>
              </w:r>
              <w:r w:rsidR="003634F4" w:rsidDel="00237B1E">
                <w:fldChar w:fldCharType="separate"/>
              </w:r>
              <w:r w:rsidRPr="00172EBC" w:rsidDel="00237B1E">
                <w:delText>1</w:delText>
              </w:r>
              <w:r w:rsidR="003634F4" w:rsidDel="00237B1E">
                <w:fldChar w:fldCharType="end"/>
              </w:r>
              <w:r w:rsidRPr="00172EBC" w:rsidDel="00237B1E">
                <w:rPr>
                  <w:rFonts w:hint="eastAsia"/>
                </w:rPr>
                <w:delText xml:space="preserve"> PC0</w:delText>
              </w:r>
              <w:r w:rsidRPr="00172EBC" w:rsidDel="00237B1E">
                <w:rPr>
                  <w:rFonts w:hint="eastAsia"/>
                </w:rPr>
                <w:delText>的配置</w:delText>
              </w:r>
            </w:del>
          </w:p>
          <w:p w14:paraId="01CD0CA5" w14:textId="77777777" w:rsidR="00172EBC" w:rsidRPr="00172EBC" w:rsidRDefault="00172EBC" w:rsidP="00237B1E">
            <w:pPr>
              <w:ind w:right="240"/>
              <w:jc w:val="center"/>
              <w:pPrChange w:id="1297" w:author="D T" w:date="2019-11-18T23:44:00Z">
                <w:pPr/>
              </w:pPrChange>
            </w:pPr>
          </w:p>
          <w:p w14:paraId="326AB902" w14:textId="09490D46" w:rsidR="00172EBC" w:rsidRPr="00172EBC" w:rsidRDefault="00237B1E" w:rsidP="000915BE">
            <w:pPr>
              <w:pPrChange w:id="1298" w:author="D T" w:date="2019-11-19T00:21:00Z">
                <w:pPr>
                  <w:numPr>
                    <w:numId w:val="5"/>
                  </w:numPr>
                </w:pPr>
              </w:pPrChange>
            </w:pPr>
            <w:ins w:id="1299" w:author="D T" w:date="2019-11-18T23:45:00Z">
              <w:r>
                <w:rPr>
                  <w:rFonts w:hint="eastAsia"/>
                </w:rPr>
                <w:t>2</w:t>
              </w:r>
              <w:r>
                <w:t>.</w:t>
              </w:r>
              <w:r w:rsidRPr="00237B1E">
                <w:rPr>
                  <w:rFonts w:hint="eastAsia"/>
                  <w:rPrChange w:id="1300" w:author="D T" w:date="2019-11-18T23:45:00Z">
                    <w:rPr>
                      <w:rFonts w:hint="eastAsia"/>
                    </w:rPr>
                  </w:rPrChange>
                </w:rPr>
                <w:t>设置计算机</w:t>
              </w:r>
              <w:r w:rsidRPr="00237B1E">
                <w:rPr>
                  <w:rFonts w:hint="eastAsia"/>
                  <w:rPrChange w:id="1301" w:author="D T" w:date="2019-11-18T23:45:00Z">
                    <w:rPr>
                      <w:rFonts w:hint="eastAsia"/>
                    </w:rPr>
                  </w:rPrChange>
                </w:rPr>
                <w:t>PC4</w:t>
              </w:r>
              <w:r w:rsidRPr="00237B1E">
                <w:rPr>
                  <w:rFonts w:hint="eastAsia"/>
                  <w:rPrChange w:id="1302" w:author="D T" w:date="2019-11-18T23:45:00Z">
                    <w:rPr>
                      <w:rFonts w:hint="eastAsia"/>
                    </w:rPr>
                  </w:rPrChange>
                </w:rPr>
                <w:t>的</w:t>
              </w:r>
              <w:r w:rsidRPr="00237B1E">
                <w:rPr>
                  <w:rFonts w:hint="eastAsia"/>
                  <w:rPrChange w:id="1303" w:author="D T" w:date="2019-11-18T23:45:00Z">
                    <w:rPr>
                      <w:rFonts w:hint="eastAsia"/>
                    </w:rPr>
                  </w:rPrChange>
                </w:rPr>
                <w:t>IP</w:t>
              </w:r>
              <w:r w:rsidRPr="00237B1E">
                <w:rPr>
                  <w:rFonts w:hint="eastAsia"/>
                  <w:rPrChange w:id="1304" w:author="D T" w:date="2019-11-18T23:45:00Z">
                    <w:rPr>
                      <w:rFonts w:hint="eastAsia"/>
                    </w:rPr>
                  </w:rPrChange>
                </w:rPr>
                <w:t>为</w:t>
              </w:r>
              <w:r w:rsidRPr="00237B1E">
                <w:rPr>
                  <w:rFonts w:hint="eastAsia"/>
                  <w:rPrChange w:id="1305" w:author="D T" w:date="2019-11-18T23:45:00Z">
                    <w:rPr>
                      <w:rFonts w:hint="eastAsia"/>
                    </w:rPr>
                  </w:rPrChange>
                </w:rPr>
                <w:t>192.168.2.2</w:t>
              </w:r>
              <w:r w:rsidRPr="00237B1E">
                <w:rPr>
                  <w:rFonts w:hint="eastAsia"/>
                  <w:rPrChange w:id="1306" w:author="D T" w:date="2019-11-18T23:45:00Z">
                    <w:rPr>
                      <w:rFonts w:hint="eastAsia"/>
                    </w:rPr>
                  </w:rPrChange>
                </w:rPr>
                <w:t>子网掩码为</w:t>
              </w:r>
              <w:r w:rsidRPr="00237B1E">
                <w:rPr>
                  <w:rFonts w:hint="eastAsia"/>
                  <w:rPrChange w:id="1307" w:author="D T" w:date="2019-11-18T23:45:00Z">
                    <w:rPr>
                      <w:rFonts w:hint="eastAsia"/>
                    </w:rPr>
                  </w:rPrChange>
                </w:rPr>
                <w:t>255.255.255.0</w:t>
              </w:r>
              <w:r w:rsidRPr="00237B1E">
                <w:rPr>
                  <w:rFonts w:hint="eastAsia"/>
                  <w:rPrChange w:id="1308" w:author="D T" w:date="2019-11-18T23:45:00Z">
                    <w:rPr>
                      <w:rFonts w:hint="eastAsia"/>
                    </w:rPr>
                  </w:rPrChange>
                </w:rPr>
                <w:t>网关为</w:t>
              </w:r>
              <w:r w:rsidRPr="00237B1E">
                <w:rPr>
                  <w:rFonts w:hint="eastAsia"/>
                  <w:rPrChange w:id="1309" w:author="D T" w:date="2019-11-18T23:45:00Z">
                    <w:rPr>
                      <w:rFonts w:hint="eastAsia"/>
                    </w:rPr>
                  </w:rPrChange>
                </w:rPr>
                <w:t>192.168.2.1</w:t>
              </w:r>
              <w:r w:rsidRPr="00237B1E">
                <w:rPr>
                  <w:rFonts w:hint="eastAsia"/>
                  <w:rPrChange w:id="1310" w:author="D T" w:date="2019-11-18T23:45:00Z">
                    <w:rPr>
                      <w:rFonts w:hint="eastAsia"/>
                    </w:rPr>
                  </w:rPrChange>
                </w:rPr>
                <w:t>。配图如下：</w:t>
              </w:r>
            </w:ins>
            <w:del w:id="1311" w:author="D T" w:date="2019-11-18T23:44:00Z">
              <w:r w:rsidR="00172EBC" w:rsidRPr="00172EBC" w:rsidDel="00237B1E">
                <w:rPr>
                  <w:rFonts w:hint="eastAsia"/>
                </w:rPr>
                <w:delText>设置计算机</w:delText>
              </w:r>
              <w:r w:rsidR="00172EBC" w:rsidRPr="00172EBC" w:rsidDel="00237B1E">
                <w:rPr>
                  <w:rFonts w:hint="eastAsia"/>
                </w:rPr>
                <w:delText>PC4</w:delText>
              </w:r>
              <w:r w:rsidR="00172EBC" w:rsidRPr="00172EBC" w:rsidDel="00237B1E">
                <w:rPr>
                  <w:rFonts w:hint="eastAsia"/>
                </w:rPr>
                <w:delText>的</w:delText>
              </w:r>
              <w:r w:rsidR="00172EBC" w:rsidRPr="00172EBC" w:rsidDel="00237B1E">
                <w:rPr>
                  <w:rFonts w:hint="eastAsia"/>
                </w:rPr>
                <w:delText>IP</w:delText>
              </w:r>
              <w:r w:rsidR="00172EBC" w:rsidRPr="00172EBC" w:rsidDel="00237B1E">
                <w:rPr>
                  <w:rFonts w:hint="eastAsia"/>
                </w:rPr>
                <w:delText>为</w:delText>
              </w:r>
              <w:r w:rsidR="00172EBC" w:rsidRPr="00172EBC" w:rsidDel="00237B1E">
                <w:rPr>
                  <w:rFonts w:hint="eastAsia"/>
                </w:rPr>
                <w:delText>192.168.2.2</w:delText>
              </w:r>
              <w:r w:rsidR="00172EBC" w:rsidRPr="00172EBC" w:rsidDel="00237B1E">
                <w:rPr>
                  <w:rFonts w:hint="eastAsia"/>
                </w:rPr>
                <w:delText>子网掩码为</w:delText>
              </w:r>
              <w:r w:rsidR="00172EBC" w:rsidRPr="00172EBC" w:rsidDel="00237B1E">
                <w:rPr>
                  <w:rFonts w:hint="eastAsia"/>
                </w:rPr>
                <w:delText>255.255.255.0</w:delText>
              </w:r>
              <w:r w:rsidR="00172EBC" w:rsidRPr="00172EBC" w:rsidDel="00237B1E">
                <w:rPr>
                  <w:rFonts w:hint="eastAsia"/>
                </w:rPr>
                <w:delText>网关为</w:delText>
              </w:r>
              <w:r w:rsidR="00172EBC" w:rsidRPr="00172EBC" w:rsidDel="00237B1E">
                <w:rPr>
                  <w:rFonts w:hint="eastAsia"/>
                </w:rPr>
                <w:delText>192.168.2.1</w:delText>
              </w:r>
              <w:r w:rsidR="00172EBC" w:rsidRPr="00172EBC" w:rsidDel="00237B1E">
                <w:rPr>
                  <w:rFonts w:hint="eastAsia"/>
                </w:rPr>
                <w:delText>。配图如下：</w:delText>
              </w:r>
            </w:del>
          </w:p>
          <w:p w14:paraId="43485BDE" w14:textId="0316FEE5" w:rsidR="00172EBC" w:rsidRDefault="00172EBC" w:rsidP="00237B1E">
            <w:pPr>
              <w:ind w:right="240"/>
              <w:jc w:val="center"/>
              <w:rPr>
                <w:ins w:id="1312" w:author="D T" w:date="2019-11-18T23:45:00Z"/>
              </w:rPr>
            </w:pPr>
            <w:r w:rsidRPr="00172EBC">
              <w:rPr>
                <w:noProof/>
              </w:rPr>
              <w:lastRenderedPageBreak/>
              <w:drawing>
                <wp:inline distT="0" distB="0" distL="114300" distR="114300" wp14:anchorId="5F223AB5" wp14:editId="10E4C090">
                  <wp:extent cx="4425950" cy="3850012"/>
                  <wp:effectExtent l="0" t="0" r="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877" cy="3854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77F056" w14:textId="7AC6C40A" w:rsidR="00237B1E" w:rsidRPr="00237B1E" w:rsidRDefault="00237B1E" w:rsidP="000915BE">
            <w:pPr>
              <w:rPr>
                <w:ins w:id="1313" w:author="D T" w:date="2019-11-18T23:45:00Z"/>
                <w:rPrChange w:id="1314" w:author="D T" w:date="2019-11-18T23:46:00Z">
                  <w:rPr>
                    <w:ins w:id="1315" w:author="D T" w:date="2019-11-18T23:45:00Z"/>
                  </w:rPr>
                </w:rPrChange>
              </w:rPr>
              <w:pPrChange w:id="1316" w:author="D T" w:date="2019-11-19T00:21:00Z">
                <w:pPr>
                  <w:numPr>
                    <w:numId w:val="5"/>
                  </w:numPr>
                </w:pPr>
              </w:pPrChange>
            </w:pPr>
            <w:ins w:id="1317" w:author="D T" w:date="2019-11-18T23:46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ins w:id="1318" w:author="D T" w:date="2019-11-18T23:45:00Z">
              <w:r w:rsidRPr="00237B1E">
                <w:rPr>
                  <w:rFonts w:hint="eastAsia"/>
                  <w:rPrChange w:id="1319" w:author="D T" w:date="2019-11-18T23:46:00Z">
                    <w:rPr>
                      <w:rFonts w:hint="eastAsia"/>
                    </w:rPr>
                  </w:rPrChange>
                </w:rPr>
                <w:t>给路由</w:t>
              </w:r>
              <w:r w:rsidRPr="00237B1E">
                <w:rPr>
                  <w:rFonts w:hint="eastAsia"/>
                  <w:rPrChange w:id="1320" w:author="D T" w:date="2019-11-18T23:46:00Z">
                    <w:rPr>
                      <w:rFonts w:hint="eastAsia"/>
                    </w:rPr>
                  </w:rPrChange>
                </w:rPr>
                <w:t>R0</w:t>
              </w:r>
              <w:r w:rsidRPr="00237B1E">
                <w:rPr>
                  <w:rFonts w:hint="eastAsia"/>
                  <w:rPrChange w:id="1321" w:author="D T" w:date="2019-11-18T23:46:00Z">
                    <w:rPr>
                      <w:rFonts w:hint="eastAsia"/>
                    </w:rPr>
                  </w:rPrChange>
                </w:rPr>
                <w:t>的</w:t>
              </w:r>
              <w:proofErr w:type="spellStart"/>
              <w:r w:rsidRPr="00237B1E">
                <w:rPr>
                  <w:rFonts w:hint="eastAsia"/>
                  <w:rPrChange w:id="1322" w:author="D T" w:date="2019-11-18T23:46:00Z">
                    <w:rPr>
                      <w:rFonts w:hint="eastAsia"/>
                    </w:rPr>
                  </w:rPrChange>
                </w:rPr>
                <w:t>fastEthernet</w:t>
              </w:r>
              <w:proofErr w:type="spellEnd"/>
              <w:r w:rsidRPr="00237B1E">
                <w:rPr>
                  <w:rFonts w:hint="eastAsia"/>
                  <w:rPrChange w:id="1323" w:author="D T" w:date="2019-11-18T23:46:00Z">
                    <w:rPr>
                      <w:rFonts w:hint="eastAsia"/>
                    </w:rPr>
                  </w:rPrChange>
                </w:rPr>
                <w:t xml:space="preserve"> 0/0</w:t>
              </w:r>
              <w:r w:rsidRPr="00237B1E">
                <w:rPr>
                  <w:rFonts w:hint="eastAsia"/>
                  <w:rPrChange w:id="1324" w:author="D T" w:date="2019-11-18T23:46:00Z">
                    <w:rPr>
                      <w:rFonts w:hint="eastAsia"/>
                    </w:rPr>
                  </w:rPrChange>
                </w:rPr>
                <w:t>端口配置</w:t>
              </w:r>
              <w:r w:rsidRPr="00237B1E">
                <w:rPr>
                  <w:rFonts w:hint="eastAsia"/>
                  <w:rPrChange w:id="1325" w:author="D T" w:date="2019-11-18T23:46:00Z">
                    <w:rPr>
                      <w:rFonts w:hint="eastAsia"/>
                    </w:rPr>
                  </w:rPrChange>
                </w:rPr>
                <w:t>IP</w:t>
              </w:r>
              <w:r w:rsidRPr="00237B1E">
                <w:rPr>
                  <w:rFonts w:hint="eastAsia"/>
                  <w:rPrChange w:id="1326" w:author="D T" w:date="2019-11-18T23:46:00Z">
                    <w:rPr>
                      <w:rFonts w:hint="eastAsia"/>
                    </w:rPr>
                  </w:rPrChange>
                </w:rPr>
                <w:t>为</w:t>
              </w:r>
              <w:r w:rsidRPr="00237B1E">
                <w:rPr>
                  <w:rFonts w:hint="eastAsia"/>
                  <w:rPrChange w:id="1327" w:author="D T" w:date="2019-11-18T23:46:00Z">
                    <w:rPr>
                      <w:rFonts w:hint="eastAsia"/>
                    </w:rPr>
                  </w:rPrChange>
                </w:rPr>
                <w:t>192.168.1.1</w:t>
              </w:r>
              <w:r w:rsidRPr="00237B1E">
                <w:rPr>
                  <w:rFonts w:hint="eastAsia"/>
                  <w:rPrChange w:id="1328" w:author="D T" w:date="2019-11-18T23:46:00Z">
                    <w:rPr>
                      <w:rFonts w:hint="eastAsia"/>
                    </w:rPr>
                  </w:rPrChange>
                </w:rPr>
                <w:t>、子网掩码为</w:t>
              </w:r>
              <w:r w:rsidRPr="00237B1E">
                <w:rPr>
                  <w:rFonts w:hint="eastAsia"/>
                  <w:rPrChange w:id="1329" w:author="D T" w:date="2019-11-18T23:46:00Z">
                    <w:rPr>
                      <w:rFonts w:hint="eastAsia"/>
                    </w:rPr>
                  </w:rPrChange>
                </w:rPr>
                <w:t>255.255.255.0</w:t>
              </w:r>
              <w:r w:rsidRPr="00237B1E">
                <w:rPr>
                  <w:rFonts w:hint="eastAsia"/>
                  <w:rPrChange w:id="1330" w:author="D T" w:date="2019-11-18T23:46:00Z">
                    <w:rPr>
                      <w:rFonts w:hint="eastAsia"/>
                    </w:rPr>
                  </w:rPrChange>
                </w:rPr>
                <w:t>，由于路由默认的端口是关闭的，所以在给路由端口配置好</w:t>
              </w:r>
              <w:r w:rsidRPr="00237B1E">
                <w:rPr>
                  <w:rFonts w:hint="eastAsia"/>
                  <w:rPrChange w:id="1331" w:author="D T" w:date="2019-11-18T23:46:00Z">
                    <w:rPr>
                      <w:rFonts w:hint="eastAsia"/>
                    </w:rPr>
                  </w:rPrChange>
                </w:rPr>
                <w:t>IP</w:t>
              </w:r>
              <w:r w:rsidRPr="00237B1E">
                <w:rPr>
                  <w:rFonts w:hint="eastAsia"/>
                  <w:rPrChange w:id="1332" w:author="D T" w:date="2019-11-18T23:46:00Z">
                    <w:rPr>
                      <w:rFonts w:hint="eastAsia"/>
                    </w:rPr>
                  </w:rPrChange>
                </w:rPr>
                <w:t>以后，要注意用</w:t>
              </w:r>
              <w:r w:rsidRPr="00237B1E">
                <w:rPr>
                  <w:rFonts w:hint="eastAsia"/>
                  <w:rPrChange w:id="1333" w:author="D T" w:date="2019-11-18T23:46:00Z">
                    <w:rPr>
                      <w:rFonts w:hint="eastAsia"/>
                    </w:rPr>
                  </w:rPrChange>
                </w:rPr>
                <w:t>no shutdown</w:t>
              </w:r>
              <w:r w:rsidRPr="00237B1E">
                <w:rPr>
                  <w:rFonts w:hint="eastAsia"/>
                  <w:rPrChange w:id="1334" w:author="D T" w:date="2019-11-18T23:46:00Z">
                    <w:rPr>
                      <w:rFonts w:hint="eastAsia"/>
                    </w:rPr>
                  </w:rPrChange>
                </w:rPr>
                <w:t>（不关闭）命令把端口开启。如下是配置路由</w:t>
              </w:r>
              <w:r w:rsidRPr="00237B1E">
                <w:rPr>
                  <w:rFonts w:hint="eastAsia"/>
                  <w:rPrChange w:id="1335" w:author="D T" w:date="2019-11-18T23:46:00Z">
                    <w:rPr>
                      <w:rFonts w:hint="eastAsia"/>
                    </w:rPr>
                  </w:rPrChange>
                </w:rPr>
                <w:t>A</w:t>
              </w:r>
              <w:r w:rsidRPr="00237B1E">
                <w:rPr>
                  <w:rFonts w:hint="eastAsia"/>
                  <w:rPrChange w:id="1336" w:author="D T" w:date="2019-11-18T23:46:00Z">
                    <w:rPr>
                      <w:rFonts w:hint="eastAsia"/>
                    </w:rPr>
                  </w:rPrChange>
                </w:rPr>
                <w:t>端口</w:t>
              </w:r>
              <w:proofErr w:type="spellStart"/>
              <w:r w:rsidRPr="00237B1E">
                <w:rPr>
                  <w:rFonts w:hint="eastAsia"/>
                  <w:rPrChange w:id="1337" w:author="D T" w:date="2019-11-18T23:46:00Z">
                    <w:rPr>
                      <w:rFonts w:hint="eastAsia"/>
                    </w:rPr>
                  </w:rPrChange>
                </w:rPr>
                <w:t>fastEthernet</w:t>
              </w:r>
              <w:proofErr w:type="spellEnd"/>
              <w:r w:rsidRPr="00237B1E">
                <w:rPr>
                  <w:rFonts w:hint="eastAsia"/>
                  <w:rPrChange w:id="1338" w:author="D T" w:date="2019-11-18T23:46:00Z">
                    <w:rPr>
                      <w:rFonts w:hint="eastAsia"/>
                    </w:rPr>
                  </w:rPrChange>
                </w:rPr>
                <w:t xml:space="preserve"> 0/0</w:t>
              </w:r>
              <w:r w:rsidRPr="00237B1E">
                <w:rPr>
                  <w:rFonts w:hint="eastAsia"/>
                  <w:rPrChange w:id="1339" w:author="D T" w:date="2019-11-18T23:46:00Z">
                    <w:rPr>
                      <w:rFonts w:hint="eastAsia"/>
                    </w:rPr>
                  </w:rPrChange>
                </w:rPr>
                <w:t>的所有命令</w:t>
              </w:r>
              <w:r w:rsidRPr="00237B1E">
                <w:rPr>
                  <w:rFonts w:hint="eastAsia"/>
                  <w:rPrChange w:id="1340" w:author="D T" w:date="2019-11-18T23:46:00Z">
                    <w:rPr>
                      <w:rFonts w:hint="eastAsia"/>
                    </w:rPr>
                  </w:rPrChange>
                </w:rPr>
                <w:t>:</w:t>
              </w:r>
            </w:ins>
          </w:p>
          <w:p w14:paraId="354BD122" w14:textId="77777777" w:rsidR="00237B1E" w:rsidRPr="00237B1E" w:rsidRDefault="00237B1E" w:rsidP="000915BE">
            <w:pPr>
              <w:rPr>
                <w:ins w:id="1341" w:author="D T" w:date="2019-11-18T23:45:00Z"/>
                <w:rPrChange w:id="1342" w:author="D T" w:date="2019-11-18T23:46:00Z">
                  <w:rPr>
                    <w:ins w:id="1343" w:author="D T" w:date="2019-11-18T23:45:00Z"/>
                  </w:rPr>
                </w:rPrChange>
              </w:rPr>
              <w:pPrChange w:id="1344" w:author="D T" w:date="2019-11-19T00:21:00Z">
                <w:pPr>
                  <w:ind w:right="240"/>
                </w:pPr>
              </w:pPrChange>
            </w:pPr>
            <w:ins w:id="1345" w:author="D T" w:date="2019-11-18T23:45:00Z">
              <w:r w:rsidRPr="00237B1E">
                <w:rPr>
                  <w:rFonts w:hint="eastAsia"/>
                  <w:rPrChange w:id="1346" w:author="D T" w:date="2019-11-18T23:46:00Z">
                    <w:rPr>
                      <w:rFonts w:hint="eastAsia"/>
                    </w:rPr>
                  </w:rPrChange>
                </w:rPr>
                <w:t xml:space="preserve">3.1 </w:t>
              </w:r>
              <w:proofErr w:type="spellStart"/>
              <w:r w:rsidRPr="00237B1E">
                <w:rPr>
                  <w:rFonts w:hint="eastAsia"/>
                  <w:rPrChange w:id="1347" w:author="D T" w:date="2019-11-18T23:46:00Z">
                    <w:rPr>
                      <w:rFonts w:hint="eastAsia"/>
                    </w:rPr>
                  </w:rPrChange>
                </w:rPr>
                <w:t>Continuewith</w:t>
              </w:r>
              <w:proofErr w:type="spellEnd"/>
              <w:r w:rsidRPr="00237B1E">
                <w:rPr>
                  <w:rFonts w:hint="eastAsia"/>
                  <w:rPrChange w:id="1348" w:author="D T" w:date="2019-11-18T23:46:00Z">
                    <w:rPr>
                      <w:rFonts w:hint="eastAsia"/>
                    </w:rPr>
                  </w:rPrChange>
                </w:rPr>
                <w:t xml:space="preserve"> configuration dialog? [yes/no]: no</w:t>
              </w:r>
            </w:ins>
          </w:p>
          <w:p w14:paraId="38A2E08A" w14:textId="77777777" w:rsidR="00237B1E" w:rsidRPr="00237B1E" w:rsidRDefault="00237B1E" w:rsidP="000915BE">
            <w:pPr>
              <w:rPr>
                <w:ins w:id="1349" w:author="D T" w:date="2019-11-18T23:45:00Z"/>
                <w:rPrChange w:id="1350" w:author="D T" w:date="2019-11-18T23:46:00Z">
                  <w:rPr>
                    <w:ins w:id="1351" w:author="D T" w:date="2019-11-18T23:45:00Z"/>
                  </w:rPr>
                </w:rPrChange>
              </w:rPr>
              <w:pPrChange w:id="1352" w:author="D T" w:date="2019-11-19T00:21:00Z">
                <w:pPr>
                  <w:ind w:right="240"/>
                </w:pPr>
              </w:pPrChange>
            </w:pPr>
            <w:ins w:id="1353" w:author="D T" w:date="2019-11-18T23:45:00Z">
              <w:r w:rsidRPr="00237B1E">
                <w:rPr>
                  <w:rFonts w:hint="eastAsia"/>
                  <w:rPrChange w:id="1354" w:author="D T" w:date="2019-11-18T23:46:00Z">
                    <w:rPr>
                      <w:rFonts w:hint="eastAsia"/>
                    </w:rPr>
                  </w:rPrChange>
                </w:rPr>
                <w:t xml:space="preserve">3.2 </w:t>
              </w:r>
              <w:proofErr w:type="spellStart"/>
              <w:r w:rsidRPr="00237B1E">
                <w:rPr>
                  <w:rFonts w:hint="eastAsia"/>
                  <w:rPrChange w:id="1355" w:author="D T" w:date="2019-11-18T23:46:00Z">
                    <w:rPr>
                      <w:rFonts w:hint="eastAsia"/>
                    </w:rPr>
                  </w:rPrChange>
                </w:rPr>
                <w:t>Router#configure</w:t>
              </w:r>
              <w:proofErr w:type="spellEnd"/>
              <w:r w:rsidRPr="00237B1E">
                <w:rPr>
                  <w:rFonts w:hint="eastAsia"/>
                  <w:rPrChange w:id="1356" w:author="D T" w:date="2019-11-18T23:46:00Z">
                    <w:rPr>
                      <w:rFonts w:hint="eastAsia"/>
                    </w:rPr>
                  </w:rPrChange>
                </w:rPr>
                <w:t xml:space="preserve"> terminal</w:t>
              </w:r>
              <w:r w:rsidRPr="00237B1E">
                <w:rPr>
                  <w:rFonts w:hint="eastAsia"/>
                  <w:rPrChange w:id="1357" w:author="D T" w:date="2019-11-18T23:46:00Z">
                    <w:rPr>
                      <w:rFonts w:hint="eastAsia"/>
                    </w:rPr>
                  </w:rPrChange>
                </w:rPr>
                <w:t>（进入全局配置模式）</w:t>
              </w:r>
            </w:ins>
          </w:p>
          <w:p w14:paraId="5B8CEA25" w14:textId="77777777" w:rsidR="00237B1E" w:rsidRPr="00237B1E" w:rsidRDefault="00237B1E" w:rsidP="000915BE">
            <w:pPr>
              <w:rPr>
                <w:ins w:id="1358" w:author="D T" w:date="2019-11-18T23:45:00Z"/>
                <w:rPrChange w:id="1359" w:author="D T" w:date="2019-11-18T23:46:00Z">
                  <w:rPr>
                    <w:ins w:id="1360" w:author="D T" w:date="2019-11-18T23:45:00Z"/>
                  </w:rPr>
                </w:rPrChange>
              </w:rPr>
              <w:pPrChange w:id="1361" w:author="D T" w:date="2019-11-19T00:21:00Z">
                <w:pPr>
                  <w:ind w:right="240"/>
                </w:pPr>
              </w:pPrChange>
            </w:pPr>
            <w:ins w:id="1362" w:author="D T" w:date="2019-11-18T23:45:00Z">
              <w:r w:rsidRPr="00237B1E">
                <w:rPr>
                  <w:rFonts w:hint="eastAsia"/>
                  <w:rPrChange w:id="1363" w:author="D T" w:date="2019-11-18T23:46:00Z">
                    <w:rPr>
                      <w:rFonts w:hint="eastAsia"/>
                    </w:rPr>
                  </w:rPrChange>
                </w:rPr>
                <w:t xml:space="preserve">3.3 Router(config)#interface </w:t>
              </w:r>
              <w:proofErr w:type="spellStart"/>
              <w:r w:rsidRPr="00237B1E">
                <w:rPr>
                  <w:rFonts w:hint="eastAsia"/>
                  <w:rPrChange w:id="1364" w:author="D T" w:date="2019-11-18T23:46:00Z">
                    <w:rPr>
                      <w:rFonts w:hint="eastAsia"/>
                    </w:rPr>
                  </w:rPrChange>
                </w:rPr>
                <w:t>fastEthernet</w:t>
              </w:r>
              <w:proofErr w:type="spellEnd"/>
              <w:r w:rsidRPr="00237B1E">
                <w:rPr>
                  <w:rFonts w:hint="eastAsia"/>
                  <w:rPrChange w:id="1365" w:author="D T" w:date="2019-11-18T23:46:00Z">
                    <w:rPr>
                      <w:rFonts w:hint="eastAsia"/>
                    </w:rPr>
                  </w:rPrChange>
                </w:rPr>
                <w:t xml:space="preserve"> 0/0</w:t>
              </w:r>
              <w:r w:rsidRPr="00237B1E">
                <w:rPr>
                  <w:rFonts w:hint="eastAsia"/>
                  <w:rPrChange w:id="1366" w:author="D T" w:date="2019-11-18T23:46:00Z">
                    <w:rPr>
                      <w:rFonts w:hint="eastAsia"/>
                    </w:rPr>
                  </w:rPrChange>
                </w:rPr>
                <w:t>（进入端口模式，进入端口</w:t>
              </w:r>
              <w:r w:rsidRPr="00237B1E">
                <w:rPr>
                  <w:rFonts w:hint="eastAsia"/>
                  <w:rPrChange w:id="1367" w:author="D T" w:date="2019-11-18T23:46:00Z">
                    <w:rPr>
                      <w:rFonts w:hint="eastAsia"/>
                    </w:rPr>
                  </w:rPrChange>
                </w:rPr>
                <w:t>0/0</w:t>
              </w:r>
              <w:r w:rsidRPr="00237B1E">
                <w:rPr>
                  <w:rFonts w:hint="eastAsia"/>
                  <w:rPrChange w:id="1368" w:author="D T" w:date="2019-11-18T23:46:00Z">
                    <w:rPr>
                      <w:rFonts w:hint="eastAsia"/>
                    </w:rPr>
                  </w:rPrChange>
                </w:rPr>
                <w:t>了）</w:t>
              </w:r>
            </w:ins>
          </w:p>
          <w:p w14:paraId="47FF6961" w14:textId="77777777" w:rsidR="00237B1E" w:rsidRPr="00237B1E" w:rsidRDefault="00237B1E" w:rsidP="000915BE">
            <w:pPr>
              <w:rPr>
                <w:ins w:id="1369" w:author="D T" w:date="2019-11-18T23:45:00Z"/>
                <w:rPrChange w:id="1370" w:author="D T" w:date="2019-11-18T23:46:00Z">
                  <w:rPr>
                    <w:ins w:id="1371" w:author="D T" w:date="2019-11-18T23:45:00Z"/>
                  </w:rPr>
                </w:rPrChange>
              </w:rPr>
              <w:pPrChange w:id="1372" w:author="D T" w:date="2019-11-19T00:21:00Z">
                <w:pPr>
                  <w:ind w:right="240"/>
                </w:pPr>
              </w:pPrChange>
            </w:pPr>
            <w:ins w:id="1373" w:author="D T" w:date="2019-11-18T23:45:00Z">
              <w:r w:rsidRPr="00237B1E">
                <w:rPr>
                  <w:rFonts w:hint="eastAsia"/>
                  <w:rPrChange w:id="1374" w:author="D T" w:date="2019-11-18T23:46:00Z">
                    <w:rPr>
                      <w:rFonts w:hint="eastAsia"/>
                    </w:rPr>
                  </w:rPrChange>
                </w:rPr>
                <w:t>3.4 Router(config-if)#no shutdown</w:t>
              </w:r>
              <w:r w:rsidRPr="00237B1E">
                <w:rPr>
                  <w:rFonts w:hint="eastAsia"/>
                  <w:rPrChange w:id="1375" w:author="D T" w:date="2019-11-18T23:46:00Z">
                    <w:rPr>
                      <w:rFonts w:hint="eastAsia"/>
                    </w:rPr>
                  </w:rPrChange>
                </w:rPr>
                <w:t>（开启端口）</w:t>
              </w:r>
              <w:r w:rsidRPr="00237B1E">
                <w:rPr>
                  <w:rFonts w:hint="eastAsia"/>
                  <w:rPrChange w:id="1376" w:author="D T" w:date="2019-11-18T23:46:00Z">
                    <w:rPr>
                      <w:rFonts w:hint="eastAsia"/>
                    </w:rPr>
                  </w:rPrChange>
                </w:rPr>
                <w:t xml:space="preserve"> </w:t>
              </w:r>
            </w:ins>
          </w:p>
          <w:p w14:paraId="2C7A8335" w14:textId="77777777" w:rsidR="00237B1E" w:rsidRPr="00237B1E" w:rsidRDefault="00237B1E" w:rsidP="000915BE">
            <w:pPr>
              <w:rPr>
                <w:ins w:id="1377" w:author="D T" w:date="2019-11-18T23:45:00Z"/>
                <w:rPrChange w:id="1378" w:author="D T" w:date="2019-11-18T23:46:00Z">
                  <w:rPr>
                    <w:ins w:id="1379" w:author="D T" w:date="2019-11-18T23:45:00Z"/>
                  </w:rPr>
                </w:rPrChange>
              </w:rPr>
              <w:pPrChange w:id="1380" w:author="D T" w:date="2019-11-19T00:21:00Z">
                <w:pPr>
                  <w:ind w:right="240"/>
                </w:pPr>
              </w:pPrChange>
            </w:pPr>
            <w:ins w:id="1381" w:author="D T" w:date="2019-11-18T23:45:00Z">
              <w:r w:rsidRPr="00237B1E">
                <w:rPr>
                  <w:rFonts w:hint="eastAsia"/>
                  <w:rPrChange w:id="1382" w:author="D T" w:date="2019-11-18T23:46:00Z">
                    <w:rPr>
                      <w:rFonts w:hint="eastAsia"/>
                    </w:rPr>
                  </w:rPrChange>
                </w:rPr>
                <w:t>效果图如下：</w:t>
              </w:r>
            </w:ins>
          </w:p>
          <w:p w14:paraId="243D3BAF" w14:textId="77777777" w:rsidR="00237B1E" w:rsidRPr="00172EBC" w:rsidRDefault="00237B1E" w:rsidP="00237B1E">
            <w:pPr>
              <w:ind w:right="240"/>
              <w:rPr>
                <w:rFonts w:hint="eastAsia"/>
              </w:rPr>
              <w:pPrChange w:id="1383" w:author="D T" w:date="2019-11-18T23:45:00Z">
                <w:pPr/>
              </w:pPrChange>
            </w:pPr>
          </w:p>
          <w:p w14:paraId="49F931D5" w14:textId="26984DDE" w:rsidR="00172EBC" w:rsidRPr="00172EBC" w:rsidDel="00237B1E" w:rsidRDefault="00172EBC" w:rsidP="00172EBC">
            <w:pPr>
              <w:ind w:right="240"/>
              <w:rPr>
                <w:del w:id="1384" w:author="D T" w:date="2019-11-18T23:45:00Z"/>
              </w:rPr>
            </w:pPr>
            <w:del w:id="1385" w:author="D T" w:date="2019-11-18T23:45:00Z">
              <w:r w:rsidRPr="00172EBC" w:rsidDel="00237B1E">
                <w:lastRenderedPageBreak/>
                <w:delText>图</w:delText>
              </w:r>
              <w:r w:rsidRPr="00172EBC" w:rsidDel="00237B1E">
                <w:delText xml:space="preserve"> </w:delText>
              </w:r>
              <w:r w:rsidR="003634F4" w:rsidDel="00237B1E">
                <w:fldChar w:fldCharType="begin"/>
              </w:r>
              <w:r w:rsidR="003634F4" w:rsidDel="00237B1E">
                <w:delInstrText xml:space="preserve"> SEQ </w:delInstrText>
              </w:r>
              <w:r w:rsidR="003634F4" w:rsidDel="00237B1E">
                <w:delInstrText>图</w:delInstrText>
              </w:r>
              <w:r w:rsidR="003634F4" w:rsidDel="00237B1E">
                <w:delInstrText xml:space="preserve"> \* ARABIC </w:delInstrText>
              </w:r>
              <w:r w:rsidR="003634F4" w:rsidDel="00237B1E">
                <w:fldChar w:fldCharType="separate"/>
              </w:r>
              <w:r w:rsidRPr="00172EBC" w:rsidDel="00237B1E">
                <w:delText>2</w:delText>
              </w:r>
              <w:r w:rsidR="003634F4" w:rsidDel="00237B1E">
                <w:fldChar w:fldCharType="end"/>
              </w:r>
              <w:r w:rsidRPr="00172EBC" w:rsidDel="00237B1E">
                <w:rPr>
                  <w:rFonts w:hint="eastAsia"/>
                </w:rPr>
                <w:delText xml:space="preserve"> PC4</w:delText>
              </w:r>
              <w:r w:rsidRPr="00172EBC" w:rsidDel="00237B1E">
                <w:rPr>
                  <w:rFonts w:hint="eastAsia"/>
                </w:rPr>
                <w:delText>的配置</w:delText>
              </w:r>
            </w:del>
          </w:p>
          <w:p w14:paraId="77F99E94" w14:textId="3F9D7C20" w:rsidR="00172EBC" w:rsidRPr="00172EBC" w:rsidDel="00237B1E" w:rsidRDefault="00172EBC" w:rsidP="00172EBC">
            <w:pPr>
              <w:numPr>
                <w:ilvl w:val="0"/>
                <w:numId w:val="5"/>
              </w:numPr>
              <w:ind w:right="240"/>
              <w:rPr>
                <w:del w:id="1386" w:author="D T" w:date="2019-11-18T23:45:00Z"/>
              </w:rPr>
            </w:pPr>
            <w:del w:id="1387" w:author="D T" w:date="2019-11-18T23:45:00Z">
              <w:r w:rsidRPr="00172EBC" w:rsidDel="00237B1E">
                <w:rPr>
                  <w:rFonts w:hint="eastAsia"/>
                </w:rPr>
                <w:delText>给路由</w:delText>
              </w:r>
              <w:r w:rsidRPr="00172EBC" w:rsidDel="00237B1E">
                <w:rPr>
                  <w:rFonts w:hint="eastAsia"/>
                </w:rPr>
                <w:delText>R0</w:delText>
              </w:r>
              <w:r w:rsidRPr="00172EBC" w:rsidDel="00237B1E">
                <w:rPr>
                  <w:rFonts w:hint="eastAsia"/>
                </w:rPr>
                <w:delText>的</w:delText>
              </w:r>
              <w:r w:rsidRPr="00172EBC" w:rsidDel="00237B1E">
                <w:rPr>
                  <w:rFonts w:hint="eastAsia"/>
                </w:rPr>
                <w:delText>fastEthernet 0/0</w:delText>
              </w:r>
              <w:r w:rsidRPr="00172EBC" w:rsidDel="00237B1E">
                <w:rPr>
                  <w:rFonts w:hint="eastAsia"/>
                </w:rPr>
                <w:delText>端口配置</w:delText>
              </w:r>
              <w:r w:rsidRPr="00172EBC" w:rsidDel="00237B1E">
                <w:rPr>
                  <w:rFonts w:hint="eastAsia"/>
                </w:rPr>
                <w:delText>IP</w:delText>
              </w:r>
              <w:r w:rsidRPr="00172EBC" w:rsidDel="00237B1E">
                <w:rPr>
                  <w:rFonts w:hint="eastAsia"/>
                </w:rPr>
                <w:delText>为</w:delText>
              </w:r>
              <w:r w:rsidRPr="00172EBC" w:rsidDel="00237B1E">
                <w:rPr>
                  <w:rFonts w:hint="eastAsia"/>
                </w:rPr>
                <w:delText>192.168.1.1</w:delText>
              </w:r>
              <w:r w:rsidRPr="00172EBC" w:rsidDel="00237B1E">
                <w:rPr>
                  <w:rFonts w:hint="eastAsia"/>
                </w:rPr>
                <w:delText>、子网掩码为</w:delText>
              </w:r>
              <w:r w:rsidRPr="00172EBC" w:rsidDel="00237B1E">
                <w:rPr>
                  <w:rFonts w:hint="eastAsia"/>
                </w:rPr>
                <w:delText>255.255.255.0</w:delText>
              </w:r>
              <w:r w:rsidRPr="00172EBC" w:rsidDel="00237B1E">
                <w:rPr>
                  <w:rFonts w:hint="eastAsia"/>
                </w:rPr>
                <w:delText>，由于路由默认的端口是关闭的，所以在给路由端口配置好</w:delText>
              </w:r>
              <w:r w:rsidRPr="00172EBC" w:rsidDel="00237B1E">
                <w:rPr>
                  <w:rFonts w:hint="eastAsia"/>
                </w:rPr>
                <w:delText>IP</w:delText>
              </w:r>
              <w:r w:rsidRPr="00172EBC" w:rsidDel="00237B1E">
                <w:rPr>
                  <w:rFonts w:hint="eastAsia"/>
                </w:rPr>
                <w:delText>以后，要注意用</w:delText>
              </w:r>
              <w:r w:rsidRPr="00172EBC" w:rsidDel="00237B1E">
                <w:rPr>
                  <w:rFonts w:hint="eastAsia"/>
                </w:rPr>
                <w:delText>no shutdown</w:delText>
              </w:r>
              <w:r w:rsidRPr="00172EBC" w:rsidDel="00237B1E">
                <w:rPr>
                  <w:rFonts w:hint="eastAsia"/>
                </w:rPr>
                <w:delText>（不关闭）命令把端口开启。如下是配置路由</w:delText>
              </w:r>
              <w:r w:rsidRPr="00172EBC" w:rsidDel="00237B1E">
                <w:rPr>
                  <w:rFonts w:hint="eastAsia"/>
                </w:rPr>
                <w:delText>A</w:delText>
              </w:r>
              <w:r w:rsidRPr="00172EBC" w:rsidDel="00237B1E">
                <w:rPr>
                  <w:rFonts w:hint="eastAsia"/>
                </w:rPr>
                <w:delText>端口</w:delText>
              </w:r>
              <w:r w:rsidRPr="00172EBC" w:rsidDel="00237B1E">
                <w:rPr>
                  <w:rFonts w:hint="eastAsia"/>
                </w:rPr>
                <w:delText>fastEthernet 0/0</w:delText>
              </w:r>
              <w:r w:rsidRPr="00172EBC" w:rsidDel="00237B1E">
                <w:rPr>
                  <w:rFonts w:hint="eastAsia"/>
                </w:rPr>
                <w:delText>的所有命令</w:delText>
              </w:r>
              <w:r w:rsidRPr="00172EBC" w:rsidDel="00237B1E">
                <w:rPr>
                  <w:rFonts w:hint="eastAsia"/>
                </w:rPr>
                <w:delText>:</w:delText>
              </w:r>
            </w:del>
          </w:p>
          <w:p w14:paraId="3E458AAD" w14:textId="46DF5A71" w:rsidR="00172EBC" w:rsidRPr="00172EBC" w:rsidDel="00237B1E" w:rsidRDefault="00172EBC" w:rsidP="00172EBC">
            <w:pPr>
              <w:ind w:right="240"/>
              <w:rPr>
                <w:del w:id="1388" w:author="D T" w:date="2019-11-18T23:45:00Z"/>
              </w:rPr>
            </w:pPr>
            <w:del w:id="1389" w:author="D T" w:date="2019-11-18T23:45:00Z">
              <w:r w:rsidRPr="00172EBC" w:rsidDel="00237B1E">
                <w:rPr>
                  <w:rFonts w:hint="eastAsia"/>
                </w:rPr>
                <w:delText>3.1 Continuewith configuration dialog? [yes/no]: no</w:delText>
              </w:r>
            </w:del>
          </w:p>
          <w:p w14:paraId="0CE5F2E1" w14:textId="02505DE5" w:rsidR="00172EBC" w:rsidRPr="00172EBC" w:rsidDel="00237B1E" w:rsidRDefault="00172EBC" w:rsidP="00172EBC">
            <w:pPr>
              <w:ind w:right="240"/>
              <w:rPr>
                <w:del w:id="1390" w:author="D T" w:date="2019-11-18T23:45:00Z"/>
              </w:rPr>
            </w:pPr>
            <w:del w:id="1391" w:author="D T" w:date="2019-11-18T23:45:00Z">
              <w:r w:rsidRPr="00172EBC" w:rsidDel="00237B1E">
                <w:rPr>
                  <w:rFonts w:hint="eastAsia"/>
                </w:rPr>
                <w:delText>3.2 Router#configure terminal</w:delText>
              </w:r>
              <w:r w:rsidRPr="00172EBC" w:rsidDel="00237B1E">
                <w:rPr>
                  <w:rFonts w:hint="eastAsia"/>
                </w:rPr>
                <w:delText>（进入全局配置模式）</w:delText>
              </w:r>
            </w:del>
          </w:p>
          <w:p w14:paraId="6CA36805" w14:textId="0B8C487C" w:rsidR="00172EBC" w:rsidRPr="00172EBC" w:rsidDel="00237B1E" w:rsidRDefault="00172EBC" w:rsidP="00172EBC">
            <w:pPr>
              <w:ind w:right="240"/>
              <w:rPr>
                <w:del w:id="1392" w:author="D T" w:date="2019-11-18T23:45:00Z"/>
              </w:rPr>
            </w:pPr>
            <w:del w:id="1393" w:author="D T" w:date="2019-11-18T23:45:00Z">
              <w:r w:rsidRPr="00172EBC" w:rsidDel="00237B1E">
                <w:rPr>
                  <w:rFonts w:hint="eastAsia"/>
                </w:rPr>
                <w:delText>3.3 Router(config)#interface fastEthernet 0/0</w:delText>
              </w:r>
              <w:r w:rsidRPr="00172EBC" w:rsidDel="00237B1E">
                <w:rPr>
                  <w:rFonts w:hint="eastAsia"/>
                </w:rPr>
                <w:delText>（进入端口模式，进入端口</w:delText>
              </w:r>
              <w:r w:rsidRPr="00172EBC" w:rsidDel="00237B1E">
                <w:rPr>
                  <w:rFonts w:hint="eastAsia"/>
                </w:rPr>
                <w:delText>0/0</w:delText>
              </w:r>
              <w:r w:rsidRPr="00172EBC" w:rsidDel="00237B1E">
                <w:rPr>
                  <w:rFonts w:hint="eastAsia"/>
                </w:rPr>
                <w:delText>了）</w:delText>
              </w:r>
            </w:del>
          </w:p>
          <w:p w14:paraId="53DA7031" w14:textId="37567FA5" w:rsidR="00172EBC" w:rsidRPr="00172EBC" w:rsidDel="00237B1E" w:rsidRDefault="00172EBC" w:rsidP="00172EBC">
            <w:pPr>
              <w:ind w:right="240"/>
              <w:rPr>
                <w:del w:id="1394" w:author="D T" w:date="2019-11-18T23:45:00Z"/>
              </w:rPr>
            </w:pPr>
            <w:del w:id="1395" w:author="D T" w:date="2019-11-18T23:45:00Z">
              <w:r w:rsidRPr="00172EBC" w:rsidDel="00237B1E">
                <w:rPr>
                  <w:rFonts w:hint="eastAsia"/>
                </w:rPr>
                <w:delText>3.4 Router(config-if)#no shutdown</w:delText>
              </w:r>
              <w:r w:rsidRPr="00172EBC" w:rsidDel="00237B1E">
                <w:rPr>
                  <w:rFonts w:hint="eastAsia"/>
                </w:rPr>
                <w:delText>（开启端口）</w:delText>
              </w:r>
              <w:r w:rsidRPr="00172EBC" w:rsidDel="00237B1E">
                <w:rPr>
                  <w:rFonts w:hint="eastAsia"/>
                </w:rPr>
                <w:delText xml:space="preserve"> </w:delText>
              </w:r>
            </w:del>
          </w:p>
          <w:p w14:paraId="7E0EE2AF" w14:textId="1B36097F" w:rsidR="00172EBC" w:rsidRPr="00172EBC" w:rsidDel="00237B1E" w:rsidRDefault="00172EBC" w:rsidP="00172EBC">
            <w:pPr>
              <w:ind w:right="240"/>
              <w:rPr>
                <w:del w:id="1396" w:author="D T" w:date="2019-11-18T23:45:00Z"/>
              </w:rPr>
            </w:pPr>
            <w:del w:id="1397" w:author="D T" w:date="2019-11-18T23:45:00Z">
              <w:r w:rsidRPr="00172EBC" w:rsidDel="00237B1E">
                <w:rPr>
                  <w:rFonts w:hint="eastAsia"/>
                </w:rPr>
                <w:delText>效果图如下：</w:delText>
              </w:r>
            </w:del>
          </w:p>
          <w:p w14:paraId="1C1B6071" w14:textId="77777777" w:rsidR="00172EBC" w:rsidRPr="00172EBC" w:rsidRDefault="00172EBC" w:rsidP="00237B1E">
            <w:pPr>
              <w:ind w:right="240"/>
              <w:jc w:val="center"/>
              <w:pPrChange w:id="1398" w:author="D T" w:date="2019-11-18T23:46:00Z">
                <w:pPr/>
              </w:pPrChange>
            </w:pPr>
            <w:r w:rsidRPr="00172EBC">
              <w:rPr>
                <w:noProof/>
              </w:rPr>
              <w:drawing>
                <wp:inline distT="0" distB="0" distL="114300" distR="114300" wp14:anchorId="26925DE6" wp14:editId="33F19C80">
                  <wp:extent cx="4375150" cy="4396809"/>
                  <wp:effectExtent l="0" t="0" r="6350" b="381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923" cy="4400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4F951B" w14:textId="32198057" w:rsidR="00172EBC" w:rsidRPr="00237B1E" w:rsidDel="00237B1E" w:rsidRDefault="00237B1E" w:rsidP="00237B1E">
            <w:pPr>
              <w:ind w:right="240"/>
              <w:rPr>
                <w:del w:id="1399" w:author="D T" w:date="2019-11-18T23:46:00Z"/>
                <w:rFonts w:ascii="宋体" w:hAnsi="宋体"/>
                <w:szCs w:val="24"/>
                <w:rPrChange w:id="1400" w:author="D T" w:date="2019-11-18T23:46:00Z">
                  <w:rPr>
                    <w:del w:id="1401" w:author="D T" w:date="2019-11-18T23:46:00Z"/>
                  </w:rPr>
                </w:rPrChange>
              </w:rPr>
              <w:pPrChange w:id="1402" w:author="D T" w:date="2019-11-18T23:46:00Z">
                <w:pPr/>
              </w:pPrChange>
            </w:pPr>
            <w:ins w:id="1403" w:author="D T" w:date="2019-11-18T23:46:00Z">
              <w:r>
                <w:rPr>
                  <w:rFonts w:hint="eastAsia"/>
                </w:rPr>
                <w:t>4</w:t>
              </w:r>
              <w:r>
                <w:t>.</w:t>
              </w:r>
            </w:ins>
            <w:del w:id="1404" w:author="D T" w:date="2019-11-18T23:46:00Z">
              <w:r w:rsidR="00172EBC" w:rsidRPr="00237B1E" w:rsidDel="00237B1E">
                <w:rPr>
                  <w:rFonts w:ascii="宋体" w:hAnsi="宋体"/>
                  <w:szCs w:val="24"/>
                  <w:rPrChange w:id="1405" w:author="D T" w:date="2019-11-18T23:46:00Z">
                    <w:rPr/>
                  </w:rPrChange>
                </w:rPr>
                <w:delText>图</w:delText>
              </w:r>
              <w:r w:rsidR="00172EBC" w:rsidRPr="00237B1E" w:rsidDel="00237B1E">
                <w:rPr>
                  <w:rFonts w:ascii="宋体" w:hAnsi="宋体"/>
                  <w:szCs w:val="24"/>
                  <w:rPrChange w:id="1406" w:author="D T" w:date="2019-11-18T23:46:00Z">
                    <w:rPr/>
                  </w:rPrChange>
                </w:rPr>
                <w:delText xml:space="preserve"> </w:delText>
              </w:r>
              <w:r w:rsidR="003634F4" w:rsidRPr="00237B1E" w:rsidDel="00237B1E">
                <w:rPr>
                  <w:rFonts w:ascii="宋体" w:hAnsi="宋体"/>
                  <w:szCs w:val="24"/>
                  <w:rPrChange w:id="1407" w:author="D T" w:date="2019-11-18T23:46:00Z">
                    <w:rPr/>
                  </w:rPrChange>
                </w:rPr>
                <w:fldChar w:fldCharType="begin"/>
              </w:r>
              <w:r w:rsidR="003634F4" w:rsidRPr="00237B1E" w:rsidDel="00237B1E">
                <w:rPr>
                  <w:rFonts w:ascii="宋体" w:hAnsi="宋体"/>
                  <w:szCs w:val="24"/>
                  <w:rPrChange w:id="1408" w:author="D T" w:date="2019-11-18T23:46:00Z">
                    <w:rPr/>
                  </w:rPrChange>
                </w:rPr>
                <w:delInstrText xml:space="preserve"> SEQ </w:delInstrText>
              </w:r>
              <w:r w:rsidR="003634F4" w:rsidRPr="00237B1E" w:rsidDel="00237B1E">
                <w:rPr>
                  <w:rFonts w:ascii="宋体" w:hAnsi="宋体"/>
                  <w:szCs w:val="24"/>
                  <w:rPrChange w:id="1409" w:author="D T" w:date="2019-11-18T23:46:00Z">
                    <w:rPr/>
                  </w:rPrChange>
                </w:rPr>
                <w:delInstrText>图</w:delInstrText>
              </w:r>
              <w:r w:rsidR="003634F4" w:rsidRPr="00237B1E" w:rsidDel="00237B1E">
                <w:rPr>
                  <w:rFonts w:ascii="宋体" w:hAnsi="宋体"/>
                  <w:szCs w:val="24"/>
                  <w:rPrChange w:id="1410" w:author="D T" w:date="2019-11-18T23:46:00Z">
                    <w:rPr/>
                  </w:rPrChange>
                </w:rPr>
                <w:delInstrText xml:space="preserve"> \* ARABIC </w:delInstrText>
              </w:r>
              <w:r w:rsidR="003634F4" w:rsidRPr="00237B1E" w:rsidDel="00237B1E">
                <w:rPr>
                  <w:rFonts w:ascii="宋体" w:hAnsi="宋体"/>
                  <w:szCs w:val="24"/>
                  <w:rPrChange w:id="1411" w:author="D T" w:date="2019-11-18T23:46:00Z">
                    <w:rPr/>
                  </w:rPrChange>
                </w:rPr>
                <w:fldChar w:fldCharType="separate"/>
              </w:r>
              <w:r w:rsidR="00172EBC" w:rsidRPr="00237B1E" w:rsidDel="00237B1E">
                <w:rPr>
                  <w:rFonts w:ascii="宋体" w:hAnsi="宋体"/>
                  <w:szCs w:val="24"/>
                  <w:rPrChange w:id="1412" w:author="D T" w:date="2019-11-18T23:46:00Z">
                    <w:rPr/>
                  </w:rPrChange>
                </w:rPr>
                <w:delText>3</w:delText>
              </w:r>
              <w:r w:rsidR="003634F4" w:rsidRPr="00237B1E" w:rsidDel="00237B1E">
                <w:rPr>
                  <w:rFonts w:ascii="宋体" w:hAnsi="宋体"/>
                  <w:szCs w:val="24"/>
                  <w:rPrChange w:id="1413" w:author="D T" w:date="2019-11-18T23:46:00Z">
                    <w:rPr/>
                  </w:rPrChange>
                </w:rPr>
                <w:fldChar w:fldCharType="end"/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414" w:author="D T" w:date="2019-11-18T23:46:00Z">
                    <w:rPr>
                      <w:rFonts w:hint="eastAsia"/>
                    </w:rPr>
                  </w:rPrChange>
                </w:rPr>
                <w:delText xml:space="preserve"> R0</w:delText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415" w:author="D T" w:date="2019-11-18T23:46:00Z">
                    <w:rPr>
                      <w:rFonts w:hint="eastAsia"/>
                    </w:rPr>
                  </w:rPrChange>
                </w:rPr>
                <w:delText>的</w:delText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416" w:author="D T" w:date="2019-11-18T23:46:00Z">
                    <w:rPr>
                      <w:rFonts w:hint="eastAsia"/>
                    </w:rPr>
                  </w:rPrChange>
                </w:rPr>
                <w:delText>fa0/0</w:delText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417" w:author="D T" w:date="2019-11-18T23:46:00Z">
                    <w:rPr>
                      <w:rFonts w:hint="eastAsia"/>
                    </w:rPr>
                  </w:rPrChange>
                </w:rPr>
                <w:delText>接口配置</w:delText>
              </w:r>
            </w:del>
          </w:p>
          <w:p w14:paraId="451826A4" w14:textId="62721583" w:rsidR="00172EBC" w:rsidRPr="00237B1E" w:rsidRDefault="00172EBC" w:rsidP="000915BE">
            <w:pPr>
              <w:rPr>
                <w:rPrChange w:id="1418" w:author="D T" w:date="2019-11-18T23:46:00Z">
                  <w:rPr/>
                </w:rPrChange>
              </w:rPr>
              <w:pPrChange w:id="1419" w:author="D T" w:date="2019-11-19T00:21:00Z">
                <w:pPr>
                  <w:numPr>
                    <w:numId w:val="5"/>
                  </w:numPr>
                </w:pPr>
              </w:pPrChange>
            </w:pPr>
            <w:r w:rsidRPr="00237B1E">
              <w:rPr>
                <w:rFonts w:hint="eastAsia"/>
                <w:rPrChange w:id="1420" w:author="D T" w:date="2019-11-18T23:46:00Z">
                  <w:rPr>
                    <w:rFonts w:hint="eastAsia"/>
                  </w:rPr>
                </w:rPrChange>
              </w:rPr>
              <w:t>给路由</w:t>
            </w:r>
            <w:r w:rsidRPr="00237B1E">
              <w:rPr>
                <w:rFonts w:hint="eastAsia"/>
                <w:rPrChange w:id="1421" w:author="D T" w:date="2019-11-18T23:46:00Z">
                  <w:rPr>
                    <w:rFonts w:hint="eastAsia"/>
                  </w:rPr>
                </w:rPrChange>
              </w:rPr>
              <w:t>R0</w:t>
            </w:r>
            <w:r w:rsidRPr="00237B1E">
              <w:rPr>
                <w:rFonts w:hint="eastAsia"/>
                <w:rPrChange w:id="1422" w:author="D T" w:date="2019-11-18T23:46:00Z">
                  <w:rPr>
                    <w:rFonts w:hint="eastAsia"/>
                  </w:rPr>
                </w:rPrChange>
              </w:rPr>
              <w:t>的</w:t>
            </w:r>
            <w:proofErr w:type="spellStart"/>
            <w:r w:rsidRPr="00237B1E">
              <w:rPr>
                <w:rFonts w:hint="eastAsia"/>
                <w:rPrChange w:id="1423" w:author="D T" w:date="2019-11-18T23:46:00Z">
                  <w:rPr>
                    <w:rFonts w:hint="eastAsia"/>
                  </w:rPr>
                </w:rPrChange>
              </w:rPr>
              <w:t>fastEthernet</w:t>
            </w:r>
            <w:proofErr w:type="spellEnd"/>
            <w:r w:rsidRPr="00237B1E">
              <w:rPr>
                <w:rFonts w:hint="eastAsia"/>
                <w:rPrChange w:id="1424" w:author="D T" w:date="2019-11-18T23:46:00Z">
                  <w:rPr>
                    <w:rFonts w:hint="eastAsia"/>
                  </w:rPr>
                </w:rPrChange>
              </w:rPr>
              <w:t xml:space="preserve"> 1/0</w:t>
            </w:r>
            <w:del w:id="1425" w:author="D T" w:date="2019-11-17T20:31:00Z">
              <w:r w:rsidRPr="00237B1E" w:rsidDel="004F343A">
                <w:rPr>
                  <w:rFonts w:hint="eastAsia"/>
                  <w:rPrChange w:id="1426" w:author="D T" w:date="2019-11-18T23:46:00Z">
                    <w:rPr>
                      <w:rFonts w:hint="eastAsia"/>
                    </w:rPr>
                  </w:rPrChange>
                </w:rPr>
                <w:delText>,</w:delText>
              </w:r>
            </w:del>
            <w:ins w:id="1427" w:author="D T" w:date="2019-11-17T20:31:00Z">
              <w:r w:rsidR="004F343A" w:rsidRPr="00237B1E">
                <w:rPr>
                  <w:rFonts w:hint="eastAsia"/>
                  <w:rPrChange w:id="1428" w:author="D T" w:date="2019-11-18T23:46:00Z">
                    <w:rPr>
                      <w:rFonts w:hint="eastAsia"/>
                    </w:rPr>
                  </w:rPrChange>
                </w:rPr>
                <w:t>，</w:t>
              </w:r>
            </w:ins>
            <w:r w:rsidRPr="00237B1E">
              <w:rPr>
                <w:rFonts w:hint="eastAsia"/>
                <w:rPrChange w:id="1429" w:author="D T" w:date="2019-11-18T23:46:00Z">
                  <w:rPr>
                    <w:rFonts w:hint="eastAsia"/>
                  </w:rPr>
                </w:rPrChange>
              </w:rPr>
              <w:t>端口配置</w:t>
            </w:r>
            <w:r w:rsidRPr="00237B1E">
              <w:rPr>
                <w:rFonts w:hint="eastAsia"/>
                <w:rPrChange w:id="1430" w:author="D T" w:date="2019-11-18T23:46:00Z">
                  <w:rPr>
                    <w:rFonts w:hint="eastAsia"/>
                  </w:rPr>
                </w:rPrChange>
              </w:rPr>
              <w:t>IP</w:t>
            </w:r>
            <w:r w:rsidRPr="00237B1E">
              <w:rPr>
                <w:rFonts w:hint="eastAsia"/>
                <w:rPrChange w:id="1431" w:author="D T" w:date="2019-11-18T23:46:00Z">
                  <w:rPr>
                    <w:rFonts w:hint="eastAsia"/>
                  </w:rPr>
                </w:rPrChange>
              </w:rPr>
              <w:t>为</w:t>
            </w:r>
            <w:r w:rsidRPr="00237B1E">
              <w:rPr>
                <w:rFonts w:hint="eastAsia"/>
                <w:rPrChange w:id="1432" w:author="D T" w:date="2019-11-18T23:46:00Z">
                  <w:rPr>
                    <w:rFonts w:hint="eastAsia"/>
                  </w:rPr>
                </w:rPrChange>
              </w:rPr>
              <w:t>192.168.3.1</w:t>
            </w:r>
            <w:del w:id="1433" w:author="D T" w:date="2019-11-17T20:31:00Z">
              <w:r w:rsidRPr="00237B1E" w:rsidDel="004F343A">
                <w:rPr>
                  <w:rFonts w:hint="eastAsia"/>
                  <w:rPrChange w:id="1434" w:author="D T" w:date="2019-11-18T23:46:00Z">
                    <w:rPr>
                      <w:rFonts w:hint="eastAsia"/>
                    </w:rPr>
                  </w:rPrChange>
                </w:rPr>
                <w:delText>,</w:delText>
              </w:r>
            </w:del>
            <w:ins w:id="1435" w:author="D T" w:date="2019-11-17T20:31:00Z">
              <w:r w:rsidR="004F343A" w:rsidRPr="00237B1E">
                <w:rPr>
                  <w:rFonts w:hint="eastAsia"/>
                  <w:rPrChange w:id="1436" w:author="D T" w:date="2019-11-18T23:46:00Z">
                    <w:rPr>
                      <w:rFonts w:hint="eastAsia"/>
                    </w:rPr>
                  </w:rPrChange>
                </w:rPr>
                <w:t>，</w:t>
              </w:r>
            </w:ins>
            <w:r w:rsidRPr="00237B1E">
              <w:rPr>
                <w:rFonts w:hint="eastAsia"/>
                <w:rPrChange w:id="1437" w:author="D T" w:date="2019-11-18T23:46:00Z">
                  <w:rPr>
                    <w:rFonts w:hint="eastAsia"/>
                  </w:rPr>
                </w:rPrChange>
              </w:rPr>
              <w:t>子网掩码为</w:t>
            </w:r>
            <w:r w:rsidRPr="00237B1E">
              <w:rPr>
                <w:rFonts w:hint="eastAsia"/>
                <w:rPrChange w:id="1438" w:author="D T" w:date="2019-11-18T23:46:00Z">
                  <w:rPr>
                    <w:rFonts w:hint="eastAsia"/>
                  </w:rPr>
                </w:rPrChange>
              </w:rPr>
              <w:t>255.255.255.0</w:t>
            </w:r>
            <w:r w:rsidRPr="00237B1E">
              <w:rPr>
                <w:rFonts w:hint="eastAsia"/>
                <w:rPrChange w:id="1439" w:author="D T" w:date="2019-11-18T23:46:00Z">
                  <w:rPr>
                    <w:rFonts w:hint="eastAsia"/>
                  </w:rPr>
                </w:rPrChange>
              </w:rPr>
              <w:t>，如下是配置路由</w:t>
            </w:r>
            <w:r w:rsidRPr="00237B1E">
              <w:rPr>
                <w:rFonts w:hint="eastAsia"/>
                <w:rPrChange w:id="1440" w:author="D T" w:date="2019-11-18T23:46:00Z">
                  <w:rPr>
                    <w:rFonts w:hint="eastAsia"/>
                  </w:rPr>
                </w:rPrChange>
              </w:rPr>
              <w:t>A</w:t>
            </w:r>
            <w:r w:rsidRPr="00237B1E">
              <w:rPr>
                <w:rFonts w:hint="eastAsia"/>
                <w:rPrChange w:id="1441" w:author="D T" w:date="2019-11-18T23:46:00Z">
                  <w:rPr>
                    <w:rFonts w:hint="eastAsia"/>
                  </w:rPr>
                </w:rPrChange>
              </w:rPr>
              <w:t>端口</w:t>
            </w:r>
            <w:r w:rsidRPr="00237B1E">
              <w:rPr>
                <w:rFonts w:hint="eastAsia"/>
                <w:rPrChange w:id="1442" w:author="D T" w:date="2019-11-18T23:46:00Z">
                  <w:rPr>
                    <w:rFonts w:hint="eastAsia"/>
                  </w:rPr>
                </w:rPrChange>
              </w:rPr>
              <w:t>fastEthernet1/0</w:t>
            </w:r>
            <w:r w:rsidRPr="00237B1E">
              <w:rPr>
                <w:rFonts w:hint="eastAsia"/>
                <w:rPrChange w:id="1443" w:author="D T" w:date="2019-11-18T23:46:00Z">
                  <w:rPr>
                    <w:rFonts w:hint="eastAsia"/>
                  </w:rPr>
                </w:rPrChange>
              </w:rPr>
              <w:t>的所有命令</w:t>
            </w:r>
            <w:r w:rsidRPr="00237B1E">
              <w:rPr>
                <w:rFonts w:hint="eastAsia"/>
                <w:rPrChange w:id="1444" w:author="D T" w:date="2019-11-18T23:46:00Z">
                  <w:rPr>
                    <w:rFonts w:hint="eastAsia"/>
                  </w:rPr>
                </w:rPrChange>
              </w:rPr>
              <w:t>:</w:t>
            </w:r>
          </w:p>
          <w:p w14:paraId="4A8F48C1" w14:textId="77777777" w:rsidR="00172EBC" w:rsidRPr="00237B1E" w:rsidRDefault="00172EBC" w:rsidP="000915BE">
            <w:pPr>
              <w:rPr>
                <w:rPrChange w:id="1445" w:author="D T" w:date="2019-11-18T23:46:00Z">
                  <w:rPr/>
                </w:rPrChange>
              </w:rPr>
              <w:pPrChange w:id="1446" w:author="D T" w:date="2019-11-19T00:21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447" w:author="D T" w:date="2019-11-18T23:46:00Z">
                  <w:rPr>
                    <w:rFonts w:hint="eastAsia"/>
                  </w:rPr>
                </w:rPrChange>
              </w:rPr>
              <w:t>4.1 Router(config-if)#exit</w:t>
            </w:r>
            <w:r w:rsidRPr="00237B1E">
              <w:rPr>
                <w:rFonts w:hint="eastAsia"/>
                <w:rPrChange w:id="1448" w:author="D T" w:date="2019-11-18T23:46:00Z">
                  <w:rPr>
                    <w:rFonts w:hint="eastAsia"/>
                  </w:rPr>
                </w:rPrChange>
              </w:rPr>
              <w:t>（从</w:t>
            </w:r>
            <w:r w:rsidRPr="00237B1E">
              <w:rPr>
                <w:rFonts w:hint="eastAsia"/>
                <w:rPrChange w:id="1449" w:author="D T" w:date="2019-11-18T23:46:00Z">
                  <w:rPr>
                    <w:rFonts w:hint="eastAsia"/>
                  </w:rPr>
                </w:rPrChange>
              </w:rPr>
              <w:t>0/0</w:t>
            </w:r>
            <w:r w:rsidRPr="00237B1E">
              <w:rPr>
                <w:rFonts w:hint="eastAsia"/>
                <w:rPrChange w:id="1450" w:author="D T" w:date="2019-11-18T23:46:00Z">
                  <w:rPr>
                    <w:rFonts w:hint="eastAsia"/>
                  </w:rPr>
                </w:rPrChange>
              </w:rPr>
              <w:t>端口退回到全局配置模式）</w:t>
            </w:r>
          </w:p>
          <w:p w14:paraId="75E6F285" w14:textId="77777777" w:rsidR="00172EBC" w:rsidRPr="00237B1E" w:rsidRDefault="00172EBC" w:rsidP="000915BE">
            <w:pPr>
              <w:rPr>
                <w:rPrChange w:id="1451" w:author="D T" w:date="2019-11-18T23:46:00Z">
                  <w:rPr/>
                </w:rPrChange>
              </w:rPr>
              <w:pPrChange w:id="1452" w:author="D T" w:date="2019-11-19T00:21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453" w:author="D T" w:date="2019-11-18T23:46:00Z">
                  <w:rPr>
                    <w:rFonts w:hint="eastAsia"/>
                  </w:rPr>
                </w:rPrChange>
              </w:rPr>
              <w:t xml:space="preserve">4.2 Router(config)#interface </w:t>
            </w:r>
            <w:proofErr w:type="spellStart"/>
            <w:r w:rsidRPr="00237B1E">
              <w:rPr>
                <w:rFonts w:hint="eastAsia"/>
                <w:rPrChange w:id="1454" w:author="D T" w:date="2019-11-18T23:46:00Z">
                  <w:rPr>
                    <w:rFonts w:hint="eastAsia"/>
                  </w:rPr>
                </w:rPrChange>
              </w:rPr>
              <w:t>fastEthernet</w:t>
            </w:r>
            <w:proofErr w:type="spellEnd"/>
            <w:r w:rsidRPr="00237B1E">
              <w:rPr>
                <w:rFonts w:hint="eastAsia"/>
                <w:rPrChange w:id="1455" w:author="D T" w:date="2019-11-18T23:46:00Z">
                  <w:rPr>
                    <w:rFonts w:hint="eastAsia"/>
                  </w:rPr>
                </w:rPrChange>
              </w:rPr>
              <w:t xml:space="preserve"> 1/0</w:t>
            </w:r>
            <w:r w:rsidRPr="00237B1E">
              <w:rPr>
                <w:rFonts w:hint="eastAsia"/>
                <w:rPrChange w:id="1456" w:author="D T" w:date="2019-11-18T23:46:00Z">
                  <w:rPr>
                    <w:rFonts w:hint="eastAsia"/>
                  </w:rPr>
                </w:rPrChange>
              </w:rPr>
              <w:t>（进入</w:t>
            </w:r>
            <w:r w:rsidRPr="00237B1E">
              <w:rPr>
                <w:rFonts w:hint="eastAsia"/>
                <w:rPrChange w:id="1457" w:author="D T" w:date="2019-11-18T23:46:00Z">
                  <w:rPr>
                    <w:rFonts w:hint="eastAsia"/>
                  </w:rPr>
                </w:rPrChange>
              </w:rPr>
              <w:t>1/0</w:t>
            </w:r>
            <w:r w:rsidRPr="00237B1E">
              <w:rPr>
                <w:rFonts w:hint="eastAsia"/>
                <w:rPrChange w:id="1458" w:author="D T" w:date="2019-11-18T23:46:00Z">
                  <w:rPr>
                    <w:rFonts w:hint="eastAsia"/>
                  </w:rPr>
                </w:rPrChange>
              </w:rPr>
              <w:t>端口）</w:t>
            </w:r>
          </w:p>
          <w:p w14:paraId="37F2D36D" w14:textId="77777777" w:rsidR="00172EBC" w:rsidRPr="00237B1E" w:rsidRDefault="00172EBC" w:rsidP="000915BE">
            <w:pPr>
              <w:rPr>
                <w:rPrChange w:id="1459" w:author="D T" w:date="2019-11-18T23:46:00Z">
                  <w:rPr/>
                </w:rPrChange>
              </w:rPr>
              <w:pPrChange w:id="1460" w:author="D T" w:date="2019-11-19T00:21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461" w:author="D T" w:date="2019-11-18T23:46:00Z">
                  <w:rPr>
                    <w:rFonts w:hint="eastAsia"/>
                  </w:rPr>
                </w:rPrChange>
              </w:rPr>
              <w:t>4.3 Router(config-if)#</w:t>
            </w:r>
            <w:proofErr w:type="spellStart"/>
            <w:r w:rsidRPr="00237B1E">
              <w:rPr>
                <w:rFonts w:hint="eastAsia"/>
                <w:rPrChange w:id="1462" w:author="D T" w:date="2019-11-18T23:46:00Z">
                  <w:rPr>
                    <w:rFonts w:hint="eastAsia"/>
                  </w:rPr>
                </w:rPrChange>
              </w:rPr>
              <w:t>ip</w:t>
            </w:r>
            <w:proofErr w:type="spellEnd"/>
            <w:r w:rsidRPr="00237B1E">
              <w:rPr>
                <w:rFonts w:hint="eastAsia"/>
                <w:rPrChange w:id="1463" w:author="D T" w:date="2019-11-18T23:46:00Z">
                  <w:rPr>
                    <w:rFonts w:hint="eastAsia"/>
                  </w:rPr>
                </w:rPrChange>
              </w:rPr>
              <w:t xml:space="preserve"> address 192.168.3.1 255.255.255.0</w:t>
            </w:r>
            <w:r w:rsidRPr="00237B1E">
              <w:rPr>
                <w:rFonts w:hint="eastAsia"/>
                <w:rPrChange w:id="1464" w:author="D T" w:date="2019-11-18T23:46:00Z">
                  <w:rPr>
                    <w:rFonts w:hint="eastAsia"/>
                  </w:rPr>
                </w:rPrChange>
              </w:rPr>
              <w:t>（给端口</w:t>
            </w:r>
            <w:r w:rsidRPr="00237B1E">
              <w:rPr>
                <w:rFonts w:hint="eastAsia"/>
                <w:rPrChange w:id="1465" w:author="D T" w:date="2019-11-18T23:46:00Z">
                  <w:rPr>
                    <w:rFonts w:hint="eastAsia"/>
                  </w:rPr>
                </w:rPrChange>
              </w:rPr>
              <w:t>1/0</w:t>
            </w:r>
            <w:r w:rsidRPr="00237B1E">
              <w:rPr>
                <w:rFonts w:hint="eastAsia"/>
                <w:rPrChange w:id="1466" w:author="D T" w:date="2019-11-18T23:46:00Z">
                  <w:rPr>
                    <w:rFonts w:hint="eastAsia"/>
                  </w:rPr>
                </w:rPrChange>
              </w:rPr>
              <w:t>配置好了</w:t>
            </w:r>
            <w:r w:rsidRPr="00237B1E">
              <w:rPr>
                <w:rFonts w:hint="eastAsia"/>
                <w:rPrChange w:id="1467" w:author="D T" w:date="2019-11-18T23:46:00Z">
                  <w:rPr>
                    <w:rFonts w:hint="eastAsia"/>
                  </w:rPr>
                </w:rPrChange>
              </w:rPr>
              <w:t>IP</w:t>
            </w:r>
            <w:r w:rsidRPr="00237B1E">
              <w:rPr>
                <w:rFonts w:hint="eastAsia"/>
                <w:rPrChange w:id="1468" w:author="D T" w:date="2019-11-18T23:46:00Z">
                  <w:rPr>
                    <w:rFonts w:hint="eastAsia"/>
                  </w:rPr>
                </w:rPrChange>
              </w:rPr>
              <w:t>跟子网掩码）。</w:t>
            </w:r>
          </w:p>
          <w:p w14:paraId="79A5C0DB" w14:textId="77777777" w:rsidR="00172EBC" w:rsidRPr="00237B1E" w:rsidRDefault="00172EBC" w:rsidP="000915BE">
            <w:pPr>
              <w:rPr>
                <w:rPrChange w:id="1469" w:author="D T" w:date="2019-11-18T23:46:00Z">
                  <w:rPr/>
                </w:rPrChange>
              </w:rPr>
              <w:pPrChange w:id="1470" w:author="D T" w:date="2019-11-19T00:21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471" w:author="D T" w:date="2019-11-18T23:46:00Z">
                  <w:rPr>
                    <w:rFonts w:hint="eastAsia"/>
                  </w:rPr>
                </w:rPrChange>
              </w:rPr>
              <w:t>4.4 Router(config-if)#</w:t>
            </w:r>
            <w:proofErr w:type="spellStart"/>
            <w:r w:rsidRPr="00237B1E">
              <w:rPr>
                <w:rFonts w:hint="eastAsia"/>
                <w:rPrChange w:id="1472" w:author="D T" w:date="2019-11-18T23:46:00Z">
                  <w:rPr>
                    <w:rFonts w:hint="eastAsia"/>
                  </w:rPr>
                </w:rPrChange>
              </w:rPr>
              <w:t>noshutdown</w:t>
            </w:r>
            <w:proofErr w:type="spellEnd"/>
            <w:r w:rsidRPr="00237B1E">
              <w:rPr>
                <w:rFonts w:hint="eastAsia"/>
                <w:rPrChange w:id="1473" w:author="D T" w:date="2019-11-18T23:46:00Z">
                  <w:rPr>
                    <w:rFonts w:hint="eastAsia"/>
                  </w:rPr>
                </w:rPrChange>
              </w:rPr>
              <w:t>（开启端口）</w:t>
            </w:r>
          </w:p>
          <w:p w14:paraId="66E47D9A" w14:textId="77777777" w:rsidR="00172EBC" w:rsidRPr="00237B1E" w:rsidRDefault="00172EBC" w:rsidP="000915BE">
            <w:pPr>
              <w:rPr>
                <w:rPrChange w:id="1474" w:author="D T" w:date="2019-11-18T23:46:00Z">
                  <w:rPr/>
                </w:rPrChange>
              </w:rPr>
              <w:pPrChange w:id="1475" w:author="D T" w:date="2019-11-19T00:21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476" w:author="D T" w:date="2019-11-18T23:46:00Z">
                  <w:rPr>
                    <w:rFonts w:hint="eastAsia"/>
                  </w:rPr>
                </w:rPrChange>
              </w:rPr>
              <w:t>4.5 Router(config-if)#exit</w:t>
            </w:r>
            <w:r w:rsidRPr="00237B1E">
              <w:rPr>
                <w:rFonts w:hint="eastAsia"/>
                <w:rPrChange w:id="1477" w:author="D T" w:date="2019-11-18T23:46:00Z">
                  <w:rPr>
                    <w:rFonts w:hint="eastAsia"/>
                  </w:rPr>
                </w:rPrChange>
              </w:rPr>
              <w:t>（从</w:t>
            </w:r>
            <w:r w:rsidRPr="00237B1E">
              <w:rPr>
                <w:rFonts w:hint="eastAsia"/>
                <w:rPrChange w:id="1478" w:author="D T" w:date="2019-11-18T23:46:00Z">
                  <w:rPr>
                    <w:rFonts w:hint="eastAsia"/>
                  </w:rPr>
                </w:rPrChange>
              </w:rPr>
              <w:t>1/0</w:t>
            </w:r>
            <w:r w:rsidRPr="00237B1E">
              <w:rPr>
                <w:rFonts w:hint="eastAsia"/>
                <w:rPrChange w:id="1479" w:author="D T" w:date="2019-11-18T23:46:00Z">
                  <w:rPr>
                    <w:rFonts w:hint="eastAsia"/>
                  </w:rPr>
                </w:rPrChange>
              </w:rPr>
              <w:t>端口退回到全局配置模式）</w:t>
            </w:r>
          </w:p>
          <w:p w14:paraId="66B37A73" w14:textId="77777777" w:rsidR="00172EBC" w:rsidRPr="00172EBC" w:rsidRDefault="00172EBC" w:rsidP="00237B1E">
            <w:pPr>
              <w:ind w:right="240"/>
              <w:jc w:val="center"/>
              <w:pPrChange w:id="1480" w:author="D T" w:date="2019-11-18T23:46:00Z">
                <w:pPr/>
              </w:pPrChange>
            </w:pPr>
            <w:r w:rsidRPr="00172EBC">
              <w:rPr>
                <w:noProof/>
              </w:rPr>
              <w:lastRenderedPageBreak/>
              <w:drawing>
                <wp:inline distT="0" distB="0" distL="114300" distR="114300" wp14:anchorId="386E2E53" wp14:editId="1A40691E">
                  <wp:extent cx="4368800" cy="4390428"/>
                  <wp:effectExtent l="0" t="0" r="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12" cy="4400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6D7123" w14:textId="43ABE0B8" w:rsidR="00172EBC" w:rsidRPr="00237B1E" w:rsidDel="00237B1E" w:rsidRDefault="00237B1E" w:rsidP="00237B1E">
            <w:pPr>
              <w:ind w:right="240"/>
              <w:rPr>
                <w:del w:id="1481" w:author="D T" w:date="2019-11-18T23:46:00Z"/>
                <w:rFonts w:ascii="宋体" w:hAnsi="宋体"/>
                <w:szCs w:val="24"/>
                <w:rPrChange w:id="1482" w:author="D T" w:date="2019-11-18T23:46:00Z">
                  <w:rPr>
                    <w:del w:id="1483" w:author="D T" w:date="2019-11-18T23:46:00Z"/>
                  </w:rPr>
                </w:rPrChange>
              </w:rPr>
              <w:pPrChange w:id="1484" w:author="D T" w:date="2019-11-18T23:46:00Z">
                <w:pPr/>
              </w:pPrChange>
            </w:pPr>
            <w:ins w:id="1485" w:author="D T" w:date="2019-11-18T23:46:00Z">
              <w:r>
                <w:rPr>
                  <w:rFonts w:hint="eastAsia"/>
                </w:rPr>
                <w:t>5</w:t>
              </w:r>
              <w:r>
                <w:t>.</w:t>
              </w:r>
            </w:ins>
            <w:del w:id="1486" w:author="D T" w:date="2019-11-18T23:46:00Z">
              <w:r w:rsidR="00172EBC" w:rsidRPr="00237B1E" w:rsidDel="00237B1E">
                <w:rPr>
                  <w:rFonts w:ascii="宋体" w:hAnsi="宋体"/>
                  <w:szCs w:val="24"/>
                  <w:rPrChange w:id="1487" w:author="D T" w:date="2019-11-18T23:46:00Z">
                    <w:rPr/>
                  </w:rPrChange>
                </w:rPr>
                <w:delText>图</w:delText>
              </w:r>
              <w:r w:rsidR="00172EBC" w:rsidRPr="00237B1E" w:rsidDel="00237B1E">
                <w:rPr>
                  <w:rFonts w:ascii="宋体" w:hAnsi="宋体"/>
                  <w:szCs w:val="24"/>
                  <w:rPrChange w:id="1488" w:author="D T" w:date="2019-11-18T23:46:00Z">
                    <w:rPr/>
                  </w:rPrChange>
                </w:rPr>
                <w:delText xml:space="preserve"> </w:delText>
              </w:r>
              <w:r w:rsidR="003634F4" w:rsidRPr="00237B1E" w:rsidDel="00237B1E">
                <w:rPr>
                  <w:rFonts w:ascii="宋体" w:hAnsi="宋体"/>
                  <w:szCs w:val="24"/>
                  <w:rPrChange w:id="1489" w:author="D T" w:date="2019-11-18T23:46:00Z">
                    <w:rPr/>
                  </w:rPrChange>
                </w:rPr>
                <w:fldChar w:fldCharType="begin"/>
              </w:r>
              <w:r w:rsidR="003634F4" w:rsidRPr="00237B1E" w:rsidDel="00237B1E">
                <w:rPr>
                  <w:rFonts w:ascii="宋体" w:hAnsi="宋体"/>
                  <w:szCs w:val="24"/>
                  <w:rPrChange w:id="1490" w:author="D T" w:date="2019-11-18T23:46:00Z">
                    <w:rPr/>
                  </w:rPrChange>
                </w:rPr>
                <w:delInstrText xml:space="preserve"> SEQ </w:delInstrText>
              </w:r>
              <w:r w:rsidR="003634F4" w:rsidRPr="00237B1E" w:rsidDel="00237B1E">
                <w:rPr>
                  <w:rFonts w:ascii="宋体" w:hAnsi="宋体"/>
                  <w:szCs w:val="24"/>
                  <w:rPrChange w:id="1491" w:author="D T" w:date="2019-11-18T23:46:00Z">
                    <w:rPr/>
                  </w:rPrChange>
                </w:rPr>
                <w:delInstrText>图</w:delInstrText>
              </w:r>
              <w:r w:rsidR="003634F4" w:rsidRPr="00237B1E" w:rsidDel="00237B1E">
                <w:rPr>
                  <w:rFonts w:ascii="宋体" w:hAnsi="宋体"/>
                  <w:szCs w:val="24"/>
                  <w:rPrChange w:id="1492" w:author="D T" w:date="2019-11-18T23:46:00Z">
                    <w:rPr/>
                  </w:rPrChange>
                </w:rPr>
                <w:delInstrText xml:space="preserve"> \* ARABIC </w:delInstrText>
              </w:r>
              <w:r w:rsidR="003634F4" w:rsidRPr="00237B1E" w:rsidDel="00237B1E">
                <w:rPr>
                  <w:rFonts w:ascii="宋体" w:hAnsi="宋体"/>
                  <w:szCs w:val="24"/>
                  <w:rPrChange w:id="1493" w:author="D T" w:date="2019-11-18T23:46:00Z">
                    <w:rPr/>
                  </w:rPrChange>
                </w:rPr>
                <w:fldChar w:fldCharType="separate"/>
              </w:r>
              <w:r w:rsidR="00172EBC" w:rsidRPr="00237B1E" w:rsidDel="00237B1E">
                <w:rPr>
                  <w:rFonts w:ascii="宋体" w:hAnsi="宋体"/>
                  <w:szCs w:val="24"/>
                  <w:rPrChange w:id="1494" w:author="D T" w:date="2019-11-18T23:46:00Z">
                    <w:rPr/>
                  </w:rPrChange>
                </w:rPr>
                <w:delText>4</w:delText>
              </w:r>
              <w:r w:rsidR="003634F4" w:rsidRPr="00237B1E" w:rsidDel="00237B1E">
                <w:rPr>
                  <w:rFonts w:ascii="宋体" w:hAnsi="宋体"/>
                  <w:szCs w:val="24"/>
                  <w:rPrChange w:id="1495" w:author="D T" w:date="2019-11-18T23:46:00Z">
                    <w:rPr/>
                  </w:rPrChange>
                </w:rPr>
                <w:fldChar w:fldCharType="end"/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496" w:author="D T" w:date="2019-11-18T23:46:00Z">
                    <w:rPr>
                      <w:rFonts w:hint="eastAsia"/>
                    </w:rPr>
                  </w:rPrChange>
                </w:rPr>
                <w:delText xml:space="preserve"> R0</w:delText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497" w:author="D T" w:date="2019-11-18T23:46:00Z">
                    <w:rPr>
                      <w:rFonts w:hint="eastAsia"/>
                    </w:rPr>
                  </w:rPrChange>
                </w:rPr>
                <w:delText>的</w:delText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498" w:author="D T" w:date="2019-11-18T23:46:00Z">
                    <w:rPr>
                      <w:rFonts w:hint="eastAsia"/>
                    </w:rPr>
                  </w:rPrChange>
                </w:rPr>
                <w:delText>fa0/1</w:delText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499" w:author="D T" w:date="2019-11-18T23:46:00Z">
                    <w:rPr>
                      <w:rFonts w:hint="eastAsia"/>
                    </w:rPr>
                  </w:rPrChange>
                </w:rPr>
                <w:delText>接口配置</w:delText>
              </w:r>
            </w:del>
          </w:p>
          <w:p w14:paraId="1799F9A6" w14:textId="77777777" w:rsidR="00172EBC" w:rsidRPr="00237B1E" w:rsidRDefault="00172EBC" w:rsidP="000915BE">
            <w:pPr>
              <w:rPr>
                <w:rPrChange w:id="1500" w:author="D T" w:date="2019-11-18T23:46:00Z">
                  <w:rPr/>
                </w:rPrChange>
              </w:rPr>
              <w:pPrChange w:id="1501" w:author="D T" w:date="2019-11-19T00:22:00Z">
                <w:pPr>
                  <w:numPr>
                    <w:numId w:val="5"/>
                  </w:numPr>
                </w:pPr>
              </w:pPrChange>
            </w:pPr>
            <w:r w:rsidRPr="00237B1E">
              <w:rPr>
                <w:rFonts w:hint="eastAsia"/>
                <w:rPrChange w:id="1502" w:author="D T" w:date="2019-11-18T23:46:00Z">
                  <w:rPr>
                    <w:rFonts w:hint="eastAsia"/>
                  </w:rPr>
                </w:rPrChange>
              </w:rPr>
              <w:t>给路由</w:t>
            </w:r>
            <w:r w:rsidRPr="00237B1E">
              <w:rPr>
                <w:rFonts w:hint="eastAsia"/>
                <w:rPrChange w:id="1503" w:author="D T" w:date="2019-11-18T23:46:00Z">
                  <w:rPr>
                    <w:rFonts w:hint="eastAsia"/>
                  </w:rPr>
                </w:rPrChange>
              </w:rPr>
              <w:t>R1</w:t>
            </w:r>
            <w:r w:rsidRPr="00237B1E">
              <w:rPr>
                <w:rFonts w:hint="eastAsia"/>
                <w:rPrChange w:id="1504" w:author="D T" w:date="2019-11-18T23:46:00Z">
                  <w:rPr>
                    <w:rFonts w:hint="eastAsia"/>
                  </w:rPr>
                </w:rPrChange>
              </w:rPr>
              <w:t>的</w:t>
            </w:r>
            <w:proofErr w:type="spellStart"/>
            <w:r w:rsidRPr="00237B1E">
              <w:rPr>
                <w:rFonts w:hint="eastAsia"/>
                <w:rPrChange w:id="1505" w:author="D T" w:date="2019-11-18T23:46:00Z">
                  <w:rPr>
                    <w:rFonts w:hint="eastAsia"/>
                  </w:rPr>
                </w:rPrChange>
              </w:rPr>
              <w:t>fastEthernet</w:t>
            </w:r>
            <w:proofErr w:type="spellEnd"/>
            <w:r w:rsidRPr="00237B1E">
              <w:rPr>
                <w:rFonts w:hint="eastAsia"/>
                <w:rPrChange w:id="1506" w:author="D T" w:date="2019-11-18T23:46:00Z">
                  <w:rPr>
                    <w:rFonts w:hint="eastAsia"/>
                  </w:rPr>
                </w:rPrChange>
              </w:rPr>
              <w:t xml:space="preserve"> 1/0</w:t>
            </w:r>
            <w:r w:rsidRPr="00237B1E">
              <w:rPr>
                <w:rFonts w:hint="eastAsia"/>
                <w:rPrChange w:id="1507" w:author="D T" w:date="2019-11-18T23:46:00Z">
                  <w:rPr>
                    <w:rFonts w:hint="eastAsia"/>
                  </w:rPr>
                </w:rPrChange>
              </w:rPr>
              <w:t>端口配置</w:t>
            </w:r>
            <w:r w:rsidRPr="00237B1E">
              <w:rPr>
                <w:rFonts w:hint="eastAsia"/>
                <w:rPrChange w:id="1508" w:author="D T" w:date="2019-11-18T23:46:00Z">
                  <w:rPr>
                    <w:rFonts w:hint="eastAsia"/>
                  </w:rPr>
                </w:rPrChange>
              </w:rPr>
              <w:t>IP</w:t>
            </w:r>
            <w:r w:rsidRPr="00237B1E">
              <w:rPr>
                <w:rFonts w:hint="eastAsia"/>
                <w:rPrChange w:id="1509" w:author="D T" w:date="2019-11-18T23:46:00Z">
                  <w:rPr>
                    <w:rFonts w:hint="eastAsia"/>
                  </w:rPr>
                </w:rPrChange>
              </w:rPr>
              <w:t>为</w:t>
            </w:r>
            <w:r w:rsidRPr="00237B1E">
              <w:rPr>
                <w:rFonts w:hint="eastAsia"/>
                <w:rPrChange w:id="1510" w:author="D T" w:date="2019-11-18T23:46:00Z">
                  <w:rPr>
                    <w:rFonts w:hint="eastAsia"/>
                  </w:rPr>
                </w:rPrChange>
              </w:rPr>
              <w:t>192.168.3.2</w:t>
            </w:r>
            <w:r w:rsidRPr="00237B1E">
              <w:rPr>
                <w:rFonts w:hint="eastAsia"/>
                <w:rPrChange w:id="1511" w:author="D T" w:date="2019-11-18T23:46:00Z">
                  <w:rPr>
                    <w:rFonts w:hint="eastAsia"/>
                  </w:rPr>
                </w:rPrChange>
              </w:rPr>
              <w:t>，子网掩码为</w:t>
            </w:r>
            <w:r w:rsidRPr="00237B1E">
              <w:rPr>
                <w:rFonts w:hint="eastAsia"/>
                <w:rPrChange w:id="1512" w:author="D T" w:date="2019-11-18T23:46:00Z">
                  <w:rPr>
                    <w:rFonts w:hint="eastAsia"/>
                  </w:rPr>
                </w:rPrChange>
              </w:rPr>
              <w:t>255.255.255.0</w:t>
            </w:r>
            <w:r w:rsidRPr="00237B1E">
              <w:rPr>
                <w:rFonts w:hint="eastAsia"/>
                <w:rPrChange w:id="1513" w:author="D T" w:date="2019-11-18T23:46:00Z">
                  <w:rPr>
                    <w:rFonts w:hint="eastAsia"/>
                  </w:rPr>
                </w:rPrChange>
              </w:rPr>
              <w:t>，如下是配置路由</w:t>
            </w:r>
            <w:r w:rsidRPr="00237B1E">
              <w:rPr>
                <w:rFonts w:hint="eastAsia"/>
                <w:rPrChange w:id="1514" w:author="D T" w:date="2019-11-18T23:46:00Z">
                  <w:rPr>
                    <w:rFonts w:hint="eastAsia"/>
                  </w:rPr>
                </w:rPrChange>
              </w:rPr>
              <w:t>R1</w:t>
            </w:r>
            <w:r w:rsidRPr="00237B1E">
              <w:rPr>
                <w:rFonts w:hint="eastAsia"/>
                <w:rPrChange w:id="1515" w:author="D T" w:date="2019-11-18T23:46:00Z">
                  <w:rPr>
                    <w:rFonts w:hint="eastAsia"/>
                  </w:rPr>
                </w:rPrChange>
              </w:rPr>
              <w:t>端口</w:t>
            </w:r>
            <w:r w:rsidRPr="00237B1E">
              <w:rPr>
                <w:rFonts w:hint="eastAsia"/>
                <w:rPrChange w:id="1516" w:author="D T" w:date="2019-11-18T23:46:00Z">
                  <w:rPr>
                    <w:rFonts w:hint="eastAsia"/>
                  </w:rPr>
                </w:rPrChange>
              </w:rPr>
              <w:t>fastEthernet1/0</w:t>
            </w:r>
            <w:r w:rsidRPr="00237B1E">
              <w:rPr>
                <w:rFonts w:hint="eastAsia"/>
                <w:rPrChange w:id="1517" w:author="D T" w:date="2019-11-18T23:46:00Z">
                  <w:rPr>
                    <w:rFonts w:hint="eastAsia"/>
                  </w:rPr>
                </w:rPrChange>
              </w:rPr>
              <w:t>的所有命令：</w:t>
            </w:r>
          </w:p>
          <w:p w14:paraId="090B160C" w14:textId="77777777" w:rsidR="00172EBC" w:rsidRPr="00237B1E" w:rsidRDefault="00172EBC" w:rsidP="000915BE">
            <w:pPr>
              <w:rPr>
                <w:rPrChange w:id="1518" w:author="D T" w:date="2019-11-18T23:46:00Z">
                  <w:rPr/>
                </w:rPrChange>
              </w:rPr>
              <w:pPrChange w:id="1519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520" w:author="D T" w:date="2019-11-18T23:46:00Z">
                  <w:rPr>
                    <w:rFonts w:hint="eastAsia"/>
                  </w:rPr>
                </w:rPrChange>
              </w:rPr>
              <w:t xml:space="preserve">5.1 </w:t>
            </w:r>
            <w:proofErr w:type="spellStart"/>
            <w:r w:rsidRPr="00237B1E">
              <w:rPr>
                <w:rFonts w:hint="eastAsia"/>
                <w:rPrChange w:id="1521" w:author="D T" w:date="2019-11-18T23:46:00Z">
                  <w:rPr>
                    <w:rFonts w:hint="eastAsia"/>
                  </w:rPr>
                </w:rPrChange>
              </w:rPr>
              <w:t>Continuewith</w:t>
            </w:r>
            <w:proofErr w:type="spellEnd"/>
            <w:r w:rsidRPr="00237B1E">
              <w:rPr>
                <w:rFonts w:hint="eastAsia"/>
                <w:rPrChange w:id="1522" w:author="D T" w:date="2019-11-18T23:46:00Z">
                  <w:rPr>
                    <w:rFonts w:hint="eastAsia"/>
                  </w:rPr>
                </w:rPrChange>
              </w:rPr>
              <w:t xml:space="preserve"> configuration dialog? [yes/no]: no</w:t>
            </w:r>
          </w:p>
          <w:p w14:paraId="09597B71" w14:textId="77777777" w:rsidR="00172EBC" w:rsidRPr="00237B1E" w:rsidRDefault="00172EBC" w:rsidP="000915BE">
            <w:pPr>
              <w:rPr>
                <w:rPrChange w:id="1523" w:author="D T" w:date="2019-11-18T23:46:00Z">
                  <w:rPr/>
                </w:rPrChange>
              </w:rPr>
              <w:pPrChange w:id="1524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525" w:author="D T" w:date="2019-11-18T23:46:00Z">
                  <w:rPr>
                    <w:rFonts w:hint="eastAsia"/>
                  </w:rPr>
                </w:rPrChange>
              </w:rPr>
              <w:t>5.2 Router&gt;enable</w:t>
            </w:r>
            <w:r w:rsidRPr="00237B1E">
              <w:rPr>
                <w:rFonts w:hint="eastAsia"/>
                <w:rPrChange w:id="1526" w:author="D T" w:date="2019-11-18T23:46:00Z">
                  <w:rPr>
                    <w:rFonts w:hint="eastAsia"/>
                  </w:rPr>
                </w:rPrChange>
              </w:rPr>
              <w:t>（进入特权模式）</w:t>
            </w:r>
          </w:p>
          <w:p w14:paraId="48E1508D" w14:textId="77777777" w:rsidR="00172EBC" w:rsidRPr="00237B1E" w:rsidRDefault="00172EBC" w:rsidP="000915BE">
            <w:pPr>
              <w:rPr>
                <w:rPrChange w:id="1527" w:author="D T" w:date="2019-11-18T23:46:00Z">
                  <w:rPr/>
                </w:rPrChange>
              </w:rPr>
              <w:pPrChange w:id="1528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529" w:author="D T" w:date="2019-11-18T23:46:00Z">
                  <w:rPr>
                    <w:rFonts w:hint="eastAsia"/>
                  </w:rPr>
                </w:rPrChange>
              </w:rPr>
              <w:t xml:space="preserve">5.3 </w:t>
            </w:r>
            <w:proofErr w:type="spellStart"/>
            <w:r w:rsidRPr="00237B1E">
              <w:rPr>
                <w:rFonts w:hint="eastAsia"/>
                <w:rPrChange w:id="1530" w:author="D T" w:date="2019-11-18T23:46:00Z">
                  <w:rPr>
                    <w:rFonts w:hint="eastAsia"/>
                  </w:rPr>
                </w:rPrChange>
              </w:rPr>
              <w:t>Router#configure</w:t>
            </w:r>
            <w:proofErr w:type="spellEnd"/>
            <w:r w:rsidRPr="00237B1E">
              <w:rPr>
                <w:rFonts w:hint="eastAsia"/>
                <w:rPrChange w:id="1531" w:author="D T" w:date="2019-11-18T23:46:00Z">
                  <w:rPr>
                    <w:rFonts w:hint="eastAsia"/>
                  </w:rPr>
                </w:rPrChange>
              </w:rPr>
              <w:t xml:space="preserve"> terminal</w:t>
            </w:r>
            <w:r w:rsidRPr="00237B1E">
              <w:rPr>
                <w:rFonts w:hint="eastAsia"/>
                <w:rPrChange w:id="1532" w:author="D T" w:date="2019-11-18T23:46:00Z">
                  <w:rPr>
                    <w:rFonts w:hint="eastAsia"/>
                  </w:rPr>
                </w:rPrChange>
              </w:rPr>
              <w:t>（进入全局配置模式）</w:t>
            </w:r>
          </w:p>
          <w:p w14:paraId="06DC1B66" w14:textId="77777777" w:rsidR="00172EBC" w:rsidRPr="00237B1E" w:rsidRDefault="00172EBC" w:rsidP="000915BE">
            <w:pPr>
              <w:rPr>
                <w:rPrChange w:id="1533" w:author="D T" w:date="2019-11-18T23:46:00Z">
                  <w:rPr/>
                </w:rPrChange>
              </w:rPr>
              <w:pPrChange w:id="1534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535" w:author="D T" w:date="2019-11-18T23:46:00Z">
                  <w:rPr>
                    <w:rFonts w:hint="eastAsia"/>
                  </w:rPr>
                </w:rPrChange>
              </w:rPr>
              <w:t xml:space="preserve">5.4 Router(config)#interface </w:t>
            </w:r>
            <w:proofErr w:type="spellStart"/>
            <w:r w:rsidRPr="00237B1E">
              <w:rPr>
                <w:rFonts w:hint="eastAsia"/>
                <w:rPrChange w:id="1536" w:author="D T" w:date="2019-11-18T23:46:00Z">
                  <w:rPr>
                    <w:rFonts w:hint="eastAsia"/>
                  </w:rPr>
                </w:rPrChange>
              </w:rPr>
              <w:t>fastEthernet</w:t>
            </w:r>
            <w:proofErr w:type="spellEnd"/>
            <w:r w:rsidRPr="00237B1E">
              <w:rPr>
                <w:rFonts w:hint="eastAsia"/>
                <w:rPrChange w:id="1537" w:author="D T" w:date="2019-11-18T23:46:00Z">
                  <w:rPr>
                    <w:rFonts w:hint="eastAsia"/>
                  </w:rPr>
                </w:rPrChange>
              </w:rPr>
              <w:t xml:space="preserve"> 0/0</w:t>
            </w:r>
            <w:r w:rsidRPr="00237B1E">
              <w:rPr>
                <w:rFonts w:hint="eastAsia"/>
                <w:rPrChange w:id="1538" w:author="D T" w:date="2019-11-18T23:46:00Z">
                  <w:rPr>
                    <w:rFonts w:hint="eastAsia"/>
                  </w:rPr>
                </w:rPrChange>
              </w:rPr>
              <w:t>（进入端口模式，进入端口</w:t>
            </w:r>
            <w:r w:rsidRPr="00237B1E">
              <w:rPr>
                <w:rFonts w:hint="eastAsia"/>
                <w:rPrChange w:id="1539" w:author="D T" w:date="2019-11-18T23:46:00Z">
                  <w:rPr>
                    <w:rFonts w:hint="eastAsia"/>
                  </w:rPr>
                </w:rPrChange>
              </w:rPr>
              <w:t>0/0</w:t>
            </w:r>
            <w:r w:rsidRPr="00237B1E">
              <w:rPr>
                <w:rFonts w:hint="eastAsia"/>
                <w:rPrChange w:id="1540" w:author="D T" w:date="2019-11-18T23:46:00Z">
                  <w:rPr>
                    <w:rFonts w:hint="eastAsia"/>
                  </w:rPr>
                </w:rPrChange>
              </w:rPr>
              <w:t>了）</w:t>
            </w:r>
          </w:p>
          <w:p w14:paraId="4513DA4B" w14:textId="77777777" w:rsidR="00172EBC" w:rsidRPr="00237B1E" w:rsidRDefault="00172EBC" w:rsidP="000915BE">
            <w:pPr>
              <w:rPr>
                <w:rPrChange w:id="1541" w:author="D T" w:date="2019-11-18T23:46:00Z">
                  <w:rPr/>
                </w:rPrChange>
              </w:rPr>
              <w:pPrChange w:id="1542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543" w:author="D T" w:date="2019-11-18T23:46:00Z">
                  <w:rPr>
                    <w:rFonts w:hint="eastAsia"/>
                  </w:rPr>
                </w:rPrChange>
              </w:rPr>
              <w:t>5.5 Router(config-if)#</w:t>
            </w:r>
            <w:proofErr w:type="spellStart"/>
            <w:r w:rsidRPr="00237B1E">
              <w:rPr>
                <w:rFonts w:hint="eastAsia"/>
                <w:rPrChange w:id="1544" w:author="D T" w:date="2019-11-18T23:46:00Z">
                  <w:rPr>
                    <w:rFonts w:hint="eastAsia"/>
                  </w:rPr>
                </w:rPrChange>
              </w:rPr>
              <w:t>ip</w:t>
            </w:r>
            <w:proofErr w:type="spellEnd"/>
            <w:r w:rsidRPr="00237B1E">
              <w:rPr>
                <w:rFonts w:hint="eastAsia"/>
                <w:rPrChange w:id="1545" w:author="D T" w:date="2019-11-18T23:46:00Z">
                  <w:rPr>
                    <w:rFonts w:hint="eastAsia"/>
                  </w:rPr>
                </w:rPrChange>
              </w:rPr>
              <w:t xml:space="preserve"> address 192.168.3.2 255.255.255.0</w:t>
            </w:r>
            <w:r w:rsidRPr="00237B1E">
              <w:rPr>
                <w:rFonts w:hint="eastAsia"/>
                <w:rPrChange w:id="1546" w:author="D T" w:date="2019-11-18T23:46:00Z">
                  <w:rPr>
                    <w:rFonts w:hint="eastAsia"/>
                  </w:rPr>
                </w:rPrChange>
              </w:rPr>
              <w:t>（给端口</w:t>
            </w:r>
            <w:r w:rsidRPr="00237B1E">
              <w:rPr>
                <w:rFonts w:hint="eastAsia"/>
                <w:rPrChange w:id="1547" w:author="D T" w:date="2019-11-18T23:46:00Z">
                  <w:rPr>
                    <w:rFonts w:hint="eastAsia"/>
                  </w:rPr>
                </w:rPrChange>
              </w:rPr>
              <w:t>0/0</w:t>
            </w:r>
            <w:r w:rsidRPr="00237B1E">
              <w:rPr>
                <w:rFonts w:hint="eastAsia"/>
                <w:rPrChange w:id="1548" w:author="D T" w:date="2019-11-18T23:46:00Z">
                  <w:rPr>
                    <w:rFonts w:hint="eastAsia"/>
                  </w:rPr>
                </w:rPrChange>
              </w:rPr>
              <w:t>配置好了</w:t>
            </w:r>
            <w:r w:rsidRPr="00237B1E">
              <w:rPr>
                <w:rFonts w:hint="eastAsia"/>
                <w:rPrChange w:id="1549" w:author="D T" w:date="2019-11-18T23:46:00Z">
                  <w:rPr>
                    <w:rFonts w:hint="eastAsia"/>
                  </w:rPr>
                </w:rPrChange>
              </w:rPr>
              <w:t>IP</w:t>
            </w:r>
            <w:r w:rsidRPr="00237B1E">
              <w:rPr>
                <w:rFonts w:hint="eastAsia"/>
                <w:rPrChange w:id="1550" w:author="D T" w:date="2019-11-18T23:46:00Z">
                  <w:rPr>
                    <w:rFonts w:hint="eastAsia"/>
                  </w:rPr>
                </w:rPrChange>
              </w:rPr>
              <w:t>，子网掩码）</w:t>
            </w:r>
          </w:p>
          <w:p w14:paraId="25AA389A" w14:textId="77777777" w:rsidR="00172EBC" w:rsidRPr="00237B1E" w:rsidRDefault="00172EBC" w:rsidP="000915BE">
            <w:pPr>
              <w:rPr>
                <w:rPrChange w:id="1551" w:author="D T" w:date="2019-11-18T23:46:00Z">
                  <w:rPr/>
                </w:rPrChange>
              </w:rPr>
              <w:pPrChange w:id="1552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553" w:author="D T" w:date="2019-11-18T23:46:00Z">
                  <w:rPr>
                    <w:rFonts w:hint="eastAsia"/>
                  </w:rPr>
                </w:rPrChange>
              </w:rPr>
              <w:t>5.6 Router(config-if)#no shutdown</w:t>
            </w:r>
            <w:r w:rsidRPr="00237B1E">
              <w:rPr>
                <w:rFonts w:hint="eastAsia"/>
                <w:rPrChange w:id="1554" w:author="D T" w:date="2019-11-18T23:46:00Z">
                  <w:rPr>
                    <w:rFonts w:hint="eastAsia"/>
                  </w:rPr>
                </w:rPrChange>
              </w:rPr>
              <w:t>（开启端口）、</w:t>
            </w:r>
          </w:p>
          <w:p w14:paraId="0E4A3F1E" w14:textId="77777777" w:rsidR="00172EBC" w:rsidRPr="00237B1E" w:rsidRDefault="00172EBC" w:rsidP="000915BE">
            <w:pPr>
              <w:rPr>
                <w:rPrChange w:id="1555" w:author="D T" w:date="2019-11-18T23:46:00Z">
                  <w:rPr/>
                </w:rPrChange>
              </w:rPr>
              <w:pPrChange w:id="1556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557" w:author="D T" w:date="2019-11-18T23:46:00Z">
                  <w:rPr>
                    <w:rFonts w:hint="eastAsia"/>
                  </w:rPr>
                </w:rPrChange>
              </w:rPr>
              <w:t>效果图为：</w:t>
            </w:r>
          </w:p>
          <w:p w14:paraId="51642D33" w14:textId="77777777" w:rsidR="00172EBC" w:rsidRPr="00172EBC" w:rsidRDefault="00172EBC" w:rsidP="00237B1E">
            <w:pPr>
              <w:ind w:right="240"/>
              <w:jc w:val="center"/>
              <w:pPrChange w:id="1558" w:author="D T" w:date="2019-11-18T23:47:00Z">
                <w:pPr/>
              </w:pPrChange>
            </w:pPr>
            <w:r w:rsidRPr="00172EBC">
              <w:rPr>
                <w:noProof/>
              </w:rPr>
              <w:lastRenderedPageBreak/>
              <w:drawing>
                <wp:inline distT="0" distB="0" distL="114300" distR="114300" wp14:anchorId="2DBBD8EB" wp14:editId="7502A34D">
                  <wp:extent cx="3981450" cy="4001160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574" cy="4009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26EC6D" w14:textId="757DE154" w:rsidR="00172EBC" w:rsidRPr="00172EBC" w:rsidDel="00237B1E" w:rsidRDefault="00172EBC" w:rsidP="00172EBC">
            <w:pPr>
              <w:ind w:right="240"/>
              <w:rPr>
                <w:del w:id="1559" w:author="D T" w:date="2019-11-18T23:47:00Z"/>
              </w:rPr>
            </w:pPr>
            <w:del w:id="1560" w:author="D T" w:date="2019-11-18T23:47:00Z">
              <w:r w:rsidRPr="00172EBC" w:rsidDel="00237B1E">
                <w:delText>图</w:delText>
              </w:r>
              <w:r w:rsidRPr="00172EBC" w:rsidDel="00237B1E">
                <w:delText xml:space="preserve"> </w:delText>
              </w:r>
              <w:r w:rsidR="003634F4" w:rsidDel="00237B1E">
                <w:fldChar w:fldCharType="begin"/>
              </w:r>
              <w:r w:rsidR="003634F4" w:rsidDel="00237B1E">
                <w:delInstrText xml:space="preserve"> SEQ </w:delInstrText>
              </w:r>
              <w:r w:rsidR="003634F4" w:rsidDel="00237B1E">
                <w:delInstrText>图</w:delInstrText>
              </w:r>
              <w:r w:rsidR="003634F4" w:rsidDel="00237B1E">
                <w:delInstrText xml:space="preserve"> \* ARABIC </w:delInstrText>
              </w:r>
              <w:r w:rsidR="003634F4" w:rsidDel="00237B1E">
                <w:fldChar w:fldCharType="separate"/>
              </w:r>
              <w:r w:rsidRPr="00172EBC" w:rsidDel="00237B1E">
                <w:delText>5</w:delText>
              </w:r>
              <w:r w:rsidR="003634F4" w:rsidDel="00237B1E">
                <w:fldChar w:fldCharType="end"/>
              </w:r>
              <w:r w:rsidRPr="00172EBC" w:rsidDel="00237B1E">
                <w:rPr>
                  <w:rFonts w:hint="eastAsia"/>
                </w:rPr>
                <w:delText xml:space="preserve"> R1</w:delText>
              </w:r>
              <w:r w:rsidRPr="00172EBC" w:rsidDel="00237B1E">
                <w:rPr>
                  <w:rFonts w:hint="eastAsia"/>
                </w:rPr>
                <w:delText>的</w:delText>
              </w:r>
              <w:r w:rsidRPr="00172EBC" w:rsidDel="00237B1E">
                <w:rPr>
                  <w:rFonts w:hint="eastAsia"/>
                </w:rPr>
                <w:delText>fa0/1</w:delText>
              </w:r>
              <w:r w:rsidRPr="00172EBC" w:rsidDel="00237B1E">
                <w:rPr>
                  <w:rFonts w:hint="eastAsia"/>
                </w:rPr>
                <w:delText>接口配置</w:delText>
              </w:r>
            </w:del>
          </w:p>
          <w:p w14:paraId="6F48BE7A" w14:textId="172078FB" w:rsidR="00172EBC" w:rsidRPr="00237B1E" w:rsidRDefault="00172EBC" w:rsidP="000915BE">
            <w:pPr>
              <w:rPr>
                <w:rPrChange w:id="1561" w:author="D T" w:date="2019-11-18T23:47:00Z">
                  <w:rPr/>
                </w:rPrChange>
              </w:rPr>
              <w:pPrChange w:id="1562" w:author="D T" w:date="2019-11-19T00:22:00Z">
                <w:pPr>
                  <w:ind w:right="240"/>
                </w:pPr>
              </w:pPrChange>
            </w:pPr>
            <w:r w:rsidRPr="00172EBC">
              <w:rPr>
                <w:rFonts w:hint="eastAsia"/>
              </w:rPr>
              <w:t>6</w:t>
            </w:r>
            <w:ins w:id="1563" w:author="D T" w:date="2019-11-18T23:47:00Z">
              <w:r w:rsidR="00237B1E">
                <w:rPr>
                  <w:rFonts w:hint="eastAsia"/>
                </w:rPr>
                <w:t>．</w:t>
              </w:r>
            </w:ins>
            <w:del w:id="1564" w:author="D T" w:date="2019-11-18T23:47:00Z">
              <w:r w:rsidRPr="00237B1E" w:rsidDel="00237B1E">
                <w:rPr>
                  <w:rFonts w:hint="eastAsia"/>
                  <w:rPrChange w:id="1565" w:author="D T" w:date="2019-11-18T23:47:00Z">
                    <w:rPr>
                      <w:rFonts w:hint="eastAsia"/>
                    </w:rPr>
                  </w:rPrChange>
                </w:rPr>
                <w:delText xml:space="preserve">. </w:delText>
              </w:r>
            </w:del>
            <w:r w:rsidRPr="00237B1E">
              <w:rPr>
                <w:rFonts w:hint="eastAsia"/>
                <w:rPrChange w:id="1566" w:author="D T" w:date="2019-11-18T23:47:00Z">
                  <w:rPr>
                    <w:rFonts w:hint="eastAsia"/>
                  </w:rPr>
                </w:rPrChange>
              </w:rPr>
              <w:t>给路由</w:t>
            </w:r>
            <w:r w:rsidRPr="00237B1E">
              <w:rPr>
                <w:rFonts w:hint="eastAsia"/>
                <w:rPrChange w:id="1567" w:author="D T" w:date="2019-11-18T23:47:00Z">
                  <w:rPr>
                    <w:rFonts w:hint="eastAsia"/>
                  </w:rPr>
                </w:rPrChange>
              </w:rPr>
              <w:t>R1</w:t>
            </w:r>
            <w:r w:rsidRPr="00237B1E">
              <w:rPr>
                <w:rFonts w:hint="eastAsia"/>
                <w:rPrChange w:id="1568" w:author="D T" w:date="2019-11-18T23:47:00Z">
                  <w:rPr>
                    <w:rFonts w:hint="eastAsia"/>
                  </w:rPr>
                </w:rPrChange>
              </w:rPr>
              <w:t>的</w:t>
            </w:r>
            <w:proofErr w:type="spellStart"/>
            <w:r w:rsidRPr="00237B1E">
              <w:rPr>
                <w:rFonts w:hint="eastAsia"/>
                <w:rPrChange w:id="1569" w:author="D T" w:date="2019-11-18T23:47:00Z">
                  <w:rPr>
                    <w:rFonts w:hint="eastAsia"/>
                  </w:rPr>
                </w:rPrChange>
              </w:rPr>
              <w:t>fastEthernet</w:t>
            </w:r>
            <w:proofErr w:type="spellEnd"/>
            <w:r w:rsidRPr="00237B1E">
              <w:rPr>
                <w:rFonts w:hint="eastAsia"/>
                <w:rPrChange w:id="1570" w:author="D T" w:date="2019-11-18T23:47:00Z">
                  <w:rPr>
                    <w:rFonts w:hint="eastAsia"/>
                  </w:rPr>
                </w:rPrChange>
              </w:rPr>
              <w:t xml:space="preserve"> 0/0</w:t>
            </w:r>
            <w:r w:rsidRPr="00237B1E">
              <w:rPr>
                <w:rFonts w:hint="eastAsia"/>
                <w:rPrChange w:id="1571" w:author="D T" w:date="2019-11-18T23:47:00Z">
                  <w:rPr>
                    <w:rFonts w:hint="eastAsia"/>
                  </w:rPr>
                </w:rPrChange>
              </w:rPr>
              <w:t>端口配置</w:t>
            </w:r>
            <w:r w:rsidRPr="00237B1E">
              <w:rPr>
                <w:rFonts w:hint="eastAsia"/>
                <w:rPrChange w:id="1572" w:author="D T" w:date="2019-11-18T23:47:00Z">
                  <w:rPr>
                    <w:rFonts w:hint="eastAsia"/>
                  </w:rPr>
                </w:rPrChange>
              </w:rPr>
              <w:t>IP</w:t>
            </w:r>
            <w:r w:rsidRPr="00237B1E">
              <w:rPr>
                <w:rFonts w:hint="eastAsia"/>
                <w:rPrChange w:id="1573" w:author="D T" w:date="2019-11-18T23:47:00Z">
                  <w:rPr>
                    <w:rFonts w:hint="eastAsia"/>
                  </w:rPr>
                </w:rPrChange>
              </w:rPr>
              <w:t>为</w:t>
            </w:r>
            <w:r w:rsidRPr="00237B1E">
              <w:rPr>
                <w:rFonts w:hint="eastAsia"/>
                <w:rPrChange w:id="1574" w:author="D T" w:date="2019-11-18T23:47:00Z">
                  <w:rPr>
                    <w:rFonts w:hint="eastAsia"/>
                  </w:rPr>
                </w:rPrChange>
              </w:rPr>
              <w:t>192.168.2.1</w:t>
            </w:r>
            <w:r w:rsidRPr="00237B1E">
              <w:rPr>
                <w:rFonts w:hint="eastAsia"/>
                <w:rPrChange w:id="1575" w:author="D T" w:date="2019-11-18T23:47:00Z">
                  <w:rPr>
                    <w:rFonts w:hint="eastAsia"/>
                  </w:rPr>
                </w:rPrChange>
              </w:rPr>
              <w:t>，子网掩码为</w:t>
            </w:r>
            <w:r w:rsidRPr="00237B1E">
              <w:rPr>
                <w:rFonts w:hint="eastAsia"/>
                <w:rPrChange w:id="1576" w:author="D T" w:date="2019-11-18T23:47:00Z">
                  <w:rPr>
                    <w:rFonts w:hint="eastAsia"/>
                  </w:rPr>
                </w:rPrChange>
              </w:rPr>
              <w:t>255.255.255.0</w:t>
            </w:r>
            <w:r w:rsidRPr="00237B1E">
              <w:rPr>
                <w:rFonts w:hint="eastAsia"/>
                <w:rPrChange w:id="1577" w:author="D T" w:date="2019-11-18T23:47:00Z">
                  <w:rPr>
                    <w:rFonts w:hint="eastAsia"/>
                  </w:rPr>
                </w:rPrChange>
              </w:rPr>
              <w:t>，如下是配置路由</w:t>
            </w:r>
            <w:r w:rsidRPr="00237B1E">
              <w:rPr>
                <w:rFonts w:hint="eastAsia"/>
                <w:rPrChange w:id="1578" w:author="D T" w:date="2019-11-18T23:47:00Z">
                  <w:rPr>
                    <w:rFonts w:hint="eastAsia"/>
                  </w:rPr>
                </w:rPrChange>
              </w:rPr>
              <w:t>R1</w:t>
            </w:r>
            <w:r w:rsidRPr="00237B1E">
              <w:rPr>
                <w:rFonts w:hint="eastAsia"/>
                <w:rPrChange w:id="1579" w:author="D T" w:date="2019-11-18T23:47:00Z">
                  <w:rPr>
                    <w:rFonts w:hint="eastAsia"/>
                  </w:rPr>
                </w:rPrChange>
              </w:rPr>
              <w:t>端口</w:t>
            </w:r>
            <w:r w:rsidRPr="00237B1E">
              <w:rPr>
                <w:rFonts w:hint="eastAsia"/>
                <w:rPrChange w:id="1580" w:author="D T" w:date="2019-11-18T23:47:00Z">
                  <w:rPr>
                    <w:rFonts w:hint="eastAsia"/>
                  </w:rPr>
                </w:rPrChange>
              </w:rPr>
              <w:t>fastEthernet1/0</w:t>
            </w:r>
            <w:r w:rsidRPr="00237B1E">
              <w:rPr>
                <w:rFonts w:hint="eastAsia"/>
                <w:rPrChange w:id="1581" w:author="D T" w:date="2019-11-18T23:47:00Z">
                  <w:rPr>
                    <w:rFonts w:hint="eastAsia"/>
                  </w:rPr>
                </w:rPrChange>
              </w:rPr>
              <w:t>的所有命令：</w:t>
            </w:r>
          </w:p>
          <w:p w14:paraId="54C046F4" w14:textId="77777777" w:rsidR="00172EBC" w:rsidRPr="00237B1E" w:rsidRDefault="00172EBC" w:rsidP="000915BE">
            <w:pPr>
              <w:rPr>
                <w:rPrChange w:id="1582" w:author="D T" w:date="2019-11-18T23:47:00Z">
                  <w:rPr/>
                </w:rPrChange>
              </w:rPr>
              <w:pPrChange w:id="1583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584" w:author="D T" w:date="2019-11-18T23:47:00Z">
                  <w:rPr>
                    <w:rFonts w:hint="eastAsia"/>
                  </w:rPr>
                </w:rPrChange>
              </w:rPr>
              <w:t>6.1 Router(config-if)#exit</w:t>
            </w:r>
            <w:r w:rsidRPr="00237B1E">
              <w:rPr>
                <w:rFonts w:hint="eastAsia"/>
                <w:rPrChange w:id="1585" w:author="D T" w:date="2019-11-18T23:47:00Z">
                  <w:rPr>
                    <w:rFonts w:hint="eastAsia"/>
                  </w:rPr>
                </w:rPrChange>
              </w:rPr>
              <w:t>（从</w:t>
            </w:r>
            <w:r w:rsidRPr="00237B1E">
              <w:rPr>
                <w:rFonts w:hint="eastAsia"/>
                <w:rPrChange w:id="1586" w:author="D T" w:date="2019-11-18T23:47:00Z">
                  <w:rPr>
                    <w:rFonts w:hint="eastAsia"/>
                  </w:rPr>
                </w:rPrChange>
              </w:rPr>
              <w:t>0/0</w:t>
            </w:r>
            <w:r w:rsidRPr="00237B1E">
              <w:rPr>
                <w:rFonts w:hint="eastAsia"/>
                <w:rPrChange w:id="1587" w:author="D T" w:date="2019-11-18T23:47:00Z">
                  <w:rPr>
                    <w:rFonts w:hint="eastAsia"/>
                  </w:rPr>
                </w:rPrChange>
              </w:rPr>
              <w:t>端口退回到全局配置模式）</w:t>
            </w:r>
          </w:p>
          <w:p w14:paraId="6F6EE990" w14:textId="77777777" w:rsidR="00172EBC" w:rsidRPr="00237B1E" w:rsidRDefault="00172EBC" w:rsidP="000915BE">
            <w:pPr>
              <w:rPr>
                <w:rPrChange w:id="1588" w:author="D T" w:date="2019-11-18T23:47:00Z">
                  <w:rPr/>
                </w:rPrChange>
              </w:rPr>
              <w:pPrChange w:id="1589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590" w:author="D T" w:date="2019-11-18T23:47:00Z">
                  <w:rPr>
                    <w:rFonts w:hint="eastAsia"/>
                  </w:rPr>
                </w:rPrChange>
              </w:rPr>
              <w:t xml:space="preserve">6.2 Router(config)#interface </w:t>
            </w:r>
            <w:proofErr w:type="spellStart"/>
            <w:r w:rsidRPr="00237B1E">
              <w:rPr>
                <w:rFonts w:hint="eastAsia"/>
                <w:rPrChange w:id="1591" w:author="D T" w:date="2019-11-18T23:47:00Z">
                  <w:rPr>
                    <w:rFonts w:hint="eastAsia"/>
                  </w:rPr>
                </w:rPrChange>
              </w:rPr>
              <w:t>fastEthernet</w:t>
            </w:r>
            <w:proofErr w:type="spellEnd"/>
            <w:r w:rsidRPr="00237B1E">
              <w:rPr>
                <w:rFonts w:hint="eastAsia"/>
                <w:rPrChange w:id="1592" w:author="D T" w:date="2019-11-18T23:47:00Z">
                  <w:rPr>
                    <w:rFonts w:hint="eastAsia"/>
                  </w:rPr>
                </w:rPrChange>
              </w:rPr>
              <w:t xml:space="preserve"> 1/0</w:t>
            </w:r>
            <w:r w:rsidRPr="00237B1E">
              <w:rPr>
                <w:rFonts w:hint="eastAsia"/>
                <w:rPrChange w:id="1593" w:author="D T" w:date="2019-11-18T23:47:00Z">
                  <w:rPr>
                    <w:rFonts w:hint="eastAsia"/>
                  </w:rPr>
                </w:rPrChange>
              </w:rPr>
              <w:t>（进入</w:t>
            </w:r>
            <w:r w:rsidRPr="00237B1E">
              <w:rPr>
                <w:rFonts w:hint="eastAsia"/>
                <w:rPrChange w:id="1594" w:author="D T" w:date="2019-11-18T23:47:00Z">
                  <w:rPr>
                    <w:rFonts w:hint="eastAsia"/>
                  </w:rPr>
                </w:rPrChange>
              </w:rPr>
              <w:t>1/0</w:t>
            </w:r>
            <w:r w:rsidRPr="00237B1E">
              <w:rPr>
                <w:rFonts w:hint="eastAsia"/>
                <w:rPrChange w:id="1595" w:author="D T" w:date="2019-11-18T23:47:00Z">
                  <w:rPr>
                    <w:rFonts w:hint="eastAsia"/>
                  </w:rPr>
                </w:rPrChange>
              </w:rPr>
              <w:t>端口）</w:t>
            </w:r>
          </w:p>
          <w:p w14:paraId="0D031ADF" w14:textId="77777777" w:rsidR="00172EBC" w:rsidRPr="00237B1E" w:rsidRDefault="00172EBC" w:rsidP="000915BE">
            <w:pPr>
              <w:rPr>
                <w:rPrChange w:id="1596" w:author="D T" w:date="2019-11-18T23:47:00Z">
                  <w:rPr/>
                </w:rPrChange>
              </w:rPr>
              <w:pPrChange w:id="1597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598" w:author="D T" w:date="2019-11-18T23:47:00Z">
                  <w:rPr>
                    <w:rFonts w:hint="eastAsia"/>
                  </w:rPr>
                </w:rPrChange>
              </w:rPr>
              <w:t>6.3 Router(config-if)#</w:t>
            </w:r>
            <w:proofErr w:type="spellStart"/>
            <w:r w:rsidRPr="00237B1E">
              <w:rPr>
                <w:rFonts w:hint="eastAsia"/>
                <w:rPrChange w:id="1599" w:author="D T" w:date="2019-11-18T23:47:00Z">
                  <w:rPr>
                    <w:rFonts w:hint="eastAsia"/>
                  </w:rPr>
                </w:rPrChange>
              </w:rPr>
              <w:t>ip</w:t>
            </w:r>
            <w:proofErr w:type="spellEnd"/>
            <w:r w:rsidRPr="00237B1E">
              <w:rPr>
                <w:rFonts w:hint="eastAsia"/>
                <w:rPrChange w:id="1600" w:author="D T" w:date="2019-11-18T23:47:00Z">
                  <w:rPr>
                    <w:rFonts w:hint="eastAsia"/>
                  </w:rPr>
                </w:rPrChange>
              </w:rPr>
              <w:t xml:space="preserve"> address 192.168.2.1 255.255.255.0</w:t>
            </w:r>
            <w:r w:rsidRPr="00237B1E">
              <w:rPr>
                <w:rFonts w:hint="eastAsia"/>
                <w:rPrChange w:id="1601" w:author="D T" w:date="2019-11-18T23:47:00Z">
                  <w:rPr>
                    <w:rFonts w:hint="eastAsia"/>
                  </w:rPr>
                </w:rPrChange>
              </w:rPr>
              <w:t>（给端口</w:t>
            </w:r>
            <w:r w:rsidRPr="00237B1E">
              <w:rPr>
                <w:rFonts w:hint="eastAsia"/>
                <w:rPrChange w:id="1602" w:author="D T" w:date="2019-11-18T23:47:00Z">
                  <w:rPr>
                    <w:rFonts w:hint="eastAsia"/>
                  </w:rPr>
                </w:rPrChange>
              </w:rPr>
              <w:t>1/0</w:t>
            </w:r>
            <w:r w:rsidRPr="00237B1E">
              <w:rPr>
                <w:rFonts w:hint="eastAsia"/>
                <w:rPrChange w:id="1603" w:author="D T" w:date="2019-11-18T23:47:00Z">
                  <w:rPr>
                    <w:rFonts w:hint="eastAsia"/>
                  </w:rPr>
                </w:rPrChange>
              </w:rPr>
              <w:t>配置好了</w:t>
            </w:r>
            <w:r w:rsidRPr="00237B1E">
              <w:rPr>
                <w:rFonts w:hint="eastAsia"/>
                <w:rPrChange w:id="1604" w:author="D T" w:date="2019-11-18T23:47:00Z">
                  <w:rPr>
                    <w:rFonts w:hint="eastAsia"/>
                  </w:rPr>
                </w:rPrChange>
              </w:rPr>
              <w:t>IP</w:t>
            </w:r>
            <w:r w:rsidRPr="00237B1E">
              <w:rPr>
                <w:rFonts w:hint="eastAsia"/>
                <w:rPrChange w:id="1605" w:author="D T" w:date="2019-11-18T23:47:00Z">
                  <w:rPr>
                    <w:rFonts w:hint="eastAsia"/>
                  </w:rPr>
                </w:rPrChange>
              </w:rPr>
              <w:t>跟子网掩码）</w:t>
            </w:r>
          </w:p>
          <w:p w14:paraId="4B2AA3AB" w14:textId="77777777" w:rsidR="00172EBC" w:rsidRPr="00237B1E" w:rsidRDefault="00172EBC" w:rsidP="000915BE">
            <w:pPr>
              <w:rPr>
                <w:rPrChange w:id="1606" w:author="D T" w:date="2019-11-18T23:47:00Z">
                  <w:rPr/>
                </w:rPrChange>
              </w:rPr>
              <w:pPrChange w:id="1607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608" w:author="D T" w:date="2019-11-18T23:47:00Z">
                  <w:rPr>
                    <w:rFonts w:hint="eastAsia"/>
                  </w:rPr>
                </w:rPrChange>
              </w:rPr>
              <w:t>6.4 Router(config-if)#no shutdown</w:t>
            </w:r>
            <w:r w:rsidRPr="00237B1E">
              <w:rPr>
                <w:rFonts w:hint="eastAsia"/>
                <w:rPrChange w:id="1609" w:author="D T" w:date="2019-11-18T23:47:00Z">
                  <w:rPr>
                    <w:rFonts w:hint="eastAsia"/>
                  </w:rPr>
                </w:rPrChange>
              </w:rPr>
              <w:t>（开启端口）</w:t>
            </w:r>
          </w:p>
          <w:p w14:paraId="3DD5BBFA" w14:textId="77777777" w:rsidR="00172EBC" w:rsidRPr="00237B1E" w:rsidRDefault="00172EBC" w:rsidP="000915BE">
            <w:pPr>
              <w:rPr>
                <w:rPrChange w:id="1610" w:author="D T" w:date="2019-11-18T23:47:00Z">
                  <w:rPr/>
                </w:rPrChange>
              </w:rPr>
              <w:pPrChange w:id="1611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612" w:author="D T" w:date="2019-11-18T23:47:00Z">
                  <w:rPr>
                    <w:rFonts w:hint="eastAsia"/>
                  </w:rPr>
                </w:rPrChange>
              </w:rPr>
              <w:t>6.5 Router(config-if)#exit</w:t>
            </w:r>
            <w:r w:rsidRPr="00237B1E">
              <w:rPr>
                <w:rFonts w:hint="eastAsia"/>
                <w:rPrChange w:id="1613" w:author="D T" w:date="2019-11-18T23:47:00Z">
                  <w:rPr>
                    <w:rFonts w:hint="eastAsia"/>
                  </w:rPr>
                </w:rPrChange>
              </w:rPr>
              <w:t>（从</w:t>
            </w:r>
            <w:r w:rsidRPr="00237B1E">
              <w:rPr>
                <w:rFonts w:hint="eastAsia"/>
                <w:rPrChange w:id="1614" w:author="D T" w:date="2019-11-18T23:47:00Z">
                  <w:rPr>
                    <w:rFonts w:hint="eastAsia"/>
                  </w:rPr>
                </w:rPrChange>
              </w:rPr>
              <w:t>1/0</w:t>
            </w:r>
            <w:r w:rsidRPr="00237B1E">
              <w:rPr>
                <w:rFonts w:hint="eastAsia"/>
                <w:rPrChange w:id="1615" w:author="D T" w:date="2019-11-18T23:47:00Z">
                  <w:rPr>
                    <w:rFonts w:hint="eastAsia"/>
                  </w:rPr>
                </w:rPrChange>
              </w:rPr>
              <w:t>端口退回到全局配置模式）</w:t>
            </w:r>
          </w:p>
          <w:p w14:paraId="4B992C07" w14:textId="77777777" w:rsidR="00172EBC" w:rsidRPr="00172EBC" w:rsidRDefault="00172EBC" w:rsidP="00237B1E">
            <w:pPr>
              <w:ind w:right="240"/>
              <w:jc w:val="center"/>
              <w:pPrChange w:id="1616" w:author="D T" w:date="2019-11-18T23:47:00Z">
                <w:pPr/>
              </w:pPrChange>
            </w:pPr>
            <w:r w:rsidRPr="00172EBC">
              <w:rPr>
                <w:noProof/>
              </w:rPr>
              <w:lastRenderedPageBreak/>
              <w:drawing>
                <wp:inline distT="0" distB="0" distL="114300" distR="114300" wp14:anchorId="5D05AE4A" wp14:editId="3DFC2646">
                  <wp:extent cx="4617720" cy="4640580"/>
                  <wp:effectExtent l="0" t="0" r="0" b="762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720" cy="464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AE9F3" w14:textId="6EF05A3A" w:rsidR="00172EBC" w:rsidRPr="00172EBC" w:rsidDel="00237B1E" w:rsidRDefault="00172EBC" w:rsidP="00172EBC">
            <w:pPr>
              <w:ind w:right="240"/>
              <w:rPr>
                <w:del w:id="1617" w:author="D T" w:date="2019-11-18T23:47:00Z"/>
              </w:rPr>
            </w:pPr>
            <w:del w:id="1618" w:author="D T" w:date="2019-11-18T23:47:00Z">
              <w:r w:rsidRPr="00172EBC" w:rsidDel="00237B1E">
                <w:delText>图</w:delText>
              </w:r>
              <w:r w:rsidRPr="00172EBC" w:rsidDel="00237B1E">
                <w:delText xml:space="preserve"> </w:delText>
              </w:r>
              <w:r w:rsidR="003634F4" w:rsidDel="00237B1E">
                <w:fldChar w:fldCharType="begin"/>
              </w:r>
              <w:r w:rsidR="003634F4" w:rsidDel="00237B1E">
                <w:delInstrText xml:space="preserve"> SEQ </w:delInstrText>
              </w:r>
              <w:r w:rsidR="003634F4" w:rsidDel="00237B1E">
                <w:delInstrText>图</w:delInstrText>
              </w:r>
              <w:r w:rsidR="003634F4" w:rsidDel="00237B1E">
                <w:delInstrText xml:space="preserve"> \* ARABIC </w:delInstrText>
              </w:r>
              <w:r w:rsidR="003634F4" w:rsidDel="00237B1E">
                <w:fldChar w:fldCharType="separate"/>
              </w:r>
              <w:r w:rsidRPr="00172EBC" w:rsidDel="00237B1E">
                <w:delText>6</w:delText>
              </w:r>
              <w:r w:rsidR="003634F4" w:rsidDel="00237B1E">
                <w:fldChar w:fldCharType="end"/>
              </w:r>
              <w:r w:rsidRPr="00172EBC" w:rsidDel="00237B1E">
                <w:rPr>
                  <w:rFonts w:hint="eastAsia"/>
                </w:rPr>
                <w:delText xml:space="preserve"> R1</w:delText>
              </w:r>
              <w:r w:rsidRPr="00172EBC" w:rsidDel="00237B1E">
                <w:rPr>
                  <w:rFonts w:hint="eastAsia"/>
                </w:rPr>
                <w:delText>的</w:delText>
              </w:r>
              <w:r w:rsidRPr="00172EBC" w:rsidDel="00237B1E">
                <w:rPr>
                  <w:rFonts w:hint="eastAsia"/>
                </w:rPr>
                <w:delText>fa0/0</w:delText>
              </w:r>
              <w:r w:rsidRPr="00172EBC" w:rsidDel="00237B1E">
                <w:rPr>
                  <w:rFonts w:hint="eastAsia"/>
                </w:rPr>
                <w:delText>接口配置</w:delText>
              </w:r>
            </w:del>
          </w:p>
          <w:p w14:paraId="452DEE36" w14:textId="5CD1CCE6" w:rsidR="00172EBC" w:rsidRPr="00237B1E" w:rsidRDefault="00237B1E" w:rsidP="000915BE">
            <w:pPr>
              <w:rPr>
                <w:rPrChange w:id="1619" w:author="D T" w:date="2019-11-18T23:47:00Z">
                  <w:rPr/>
                </w:rPrChange>
              </w:rPr>
              <w:pPrChange w:id="1620" w:author="D T" w:date="2019-11-19T00:22:00Z">
                <w:pPr>
                  <w:ind w:right="240"/>
                </w:pPr>
              </w:pPrChange>
            </w:pPr>
            <w:ins w:id="1621" w:author="D T" w:date="2019-11-18T23:47:00Z">
              <w:r>
                <w:t>7.</w:t>
              </w:r>
            </w:ins>
            <w:del w:id="1622" w:author="D T" w:date="2019-11-18T23:47:00Z">
              <w:r w:rsidR="00172EBC" w:rsidRPr="00237B1E" w:rsidDel="00237B1E">
                <w:rPr>
                  <w:rFonts w:hint="eastAsia"/>
                  <w:rPrChange w:id="1623" w:author="D T" w:date="2019-11-18T23:47:00Z">
                    <w:rPr>
                      <w:rFonts w:hint="eastAsia"/>
                    </w:rPr>
                  </w:rPrChange>
                </w:rPr>
                <w:delText xml:space="preserve">7. </w:delText>
              </w:r>
            </w:del>
            <w:r w:rsidR="00172EBC" w:rsidRPr="00237B1E">
              <w:rPr>
                <w:rFonts w:hint="eastAsia"/>
                <w:rPrChange w:id="1624" w:author="D T" w:date="2019-11-18T23:47:00Z">
                  <w:rPr>
                    <w:rFonts w:hint="eastAsia"/>
                  </w:rPr>
                </w:rPrChange>
              </w:rPr>
              <w:t>给路由</w:t>
            </w:r>
            <w:r w:rsidR="00172EBC" w:rsidRPr="00237B1E">
              <w:rPr>
                <w:rFonts w:hint="eastAsia"/>
                <w:rPrChange w:id="1625" w:author="D T" w:date="2019-11-18T23:47:00Z">
                  <w:rPr>
                    <w:rFonts w:hint="eastAsia"/>
                  </w:rPr>
                </w:rPrChange>
              </w:rPr>
              <w:t>R1</w:t>
            </w:r>
            <w:r w:rsidR="00172EBC" w:rsidRPr="00237B1E">
              <w:rPr>
                <w:rFonts w:hint="eastAsia"/>
                <w:rPrChange w:id="1626" w:author="D T" w:date="2019-11-18T23:47:00Z">
                  <w:rPr>
                    <w:rFonts w:hint="eastAsia"/>
                  </w:rPr>
                </w:rPrChange>
              </w:rPr>
              <w:t>设置静态跳转，若遇到访问计算机</w:t>
            </w:r>
            <w:r w:rsidR="00172EBC" w:rsidRPr="00237B1E">
              <w:rPr>
                <w:rFonts w:hint="eastAsia"/>
                <w:rPrChange w:id="1627" w:author="D T" w:date="2019-11-18T23:47:00Z">
                  <w:rPr>
                    <w:rFonts w:hint="eastAsia"/>
                  </w:rPr>
                </w:rPrChange>
              </w:rPr>
              <w:t>PC0</w:t>
            </w:r>
            <w:r w:rsidR="00172EBC" w:rsidRPr="00237B1E">
              <w:rPr>
                <w:rFonts w:hint="eastAsia"/>
                <w:rPrChange w:id="1628" w:author="D T" w:date="2019-11-18T23:47:00Z">
                  <w:rPr>
                    <w:rFonts w:hint="eastAsia"/>
                  </w:rPr>
                </w:rPrChange>
              </w:rPr>
              <w:t>（也就是</w:t>
            </w:r>
            <w:r w:rsidR="00172EBC" w:rsidRPr="00237B1E">
              <w:rPr>
                <w:rFonts w:hint="eastAsia"/>
                <w:rPrChange w:id="1629" w:author="D T" w:date="2019-11-18T23:47:00Z">
                  <w:rPr>
                    <w:rFonts w:hint="eastAsia"/>
                  </w:rPr>
                </w:rPrChange>
              </w:rPr>
              <w:t>192.168.1.0</w:t>
            </w:r>
            <w:r w:rsidR="00172EBC" w:rsidRPr="00237B1E">
              <w:rPr>
                <w:rFonts w:hint="eastAsia"/>
                <w:rPrChange w:id="1630" w:author="D T" w:date="2019-11-18T23:47:00Z">
                  <w:rPr>
                    <w:rFonts w:hint="eastAsia"/>
                  </w:rPr>
                </w:rPrChange>
              </w:rPr>
              <w:t>）这个网段的数据包，给他规定了往路由</w:t>
            </w:r>
            <w:r w:rsidR="00172EBC" w:rsidRPr="00237B1E">
              <w:rPr>
                <w:rFonts w:hint="eastAsia"/>
                <w:rPrChange w:id="1631" w:author="D T" w:date="2019-11-18T23:47:00Z">
                  <w:rPr>
                    <w:rFonts w:hint="eastAsia"/>
                  </w:rPr>
                </w:rPrChange>
              </w:rPr>
              <w:t>R1</w:t>
            </w:r>
            <w:r w:rsidR="00172EBC" w:rsidRPr="00237B1E">
              <w:rPr>
                <w:rFonts w:hint="eastAsia"/>
                <w:rPrChange w:id="1632" w:author="D T" w:date="2019-11-18T23:47:00Z">
                  <w:rPr>
                    <w:rFonts w:hint="eastAsia"/>
                  </w:rPr>
                </w:rPrChange>
              </w:rPr>
              <w:t>的</w:t>
            </w:r>
            <w:r w:rsidR="00172EBC" w:rsidRPr="00237B1E">
              <w:rPr>
                <w:rFonts w:hint="eastAsia"/>
                <w:rPrChange w:id="1633" w:author="D T" w:date="2019-11-18T23:47:00Z">
                  <w:rPr>
                    <w:rFonts w:hint="eastAsia"/>
                  </w:rPr>
                </w:rPrChange>
              </w:rPr>
              <w:t>1/0</w:t>
            </w:r>
            <w:r w:rsidR="00172EBC" w:rsidRPr="00237B1E">
              <w:rPr>
                <w:rFonts w:hint="eastAsia"/>
                <w:rPrChange w:id="1634" w:author="D T" w:date="2019-11-18T23:47:00Z">
                  <w:rPr>
                    <w:rFonts w:hint="eastAsia"/>
                  </w:rPr>
                </w:rPrChange>
              </w:rPr>
              <w:t>端口（也就是</w:t>
            </w:r>
            <w:r w:rsidR="00172EBC" w:rsidRPr="00237B1E">
              <w:rPr>
                <w:rFonts w:hint="eastAsia"/>
                <w:rPrChange w:id="1635" w:author="D T" w:date="2019-11-18T23:47:00Z">
                  <w:rPr>
                    <w:rFonts w:hint="eastAsia"/>
                  </w:rPr>
                </w:rPrChange>
              </w:rPr>
              <w:t>192.168.3.1</w:t>
            </w:r>
            <w:r w:rsidR="00172EBC" w:rsidRPr="00237B1E">
              <w:rPr>
                <w:rFonts w:hint="eastAsia"/>
                <w:rPrChange w:id="1636" w:author="D T" w:date="2019-11-18T23:47:00Z">
                  <w:rPr>
                    <w:rFonts w:hint="eastAsia"/>
                  </w:rPr>
                </w:rPrChange>
              </w:rPr>
              <w:t>）跳转，再在跳转后到达的路由查询路由表，查询计算机</w:t>
            </w:r>
            <w:r w:rsidR="00172EBC" w:rsidRPr="00237B1E">
              <w:rPr>
                <w:rFonts w:hint="eastAsia"/>
                <w:rPrChange w:id="1637" w:author="D T" w:date="2019-11-18T23:47:00Z">
                  <w:rPr>
                    <w:rFonts w:hint="eastAsia"/>
                  </w:rPr>
                </w:rPrChange>
              </w:rPr>
              <w:t>PC0</w:t>
            </w:r>
            <w:r w:rsidR="00172EBC" w:rsidRPr="00237B1E">
              <w:rPr>
                <w:rFonts w:hint="eastAsia"/>
                <w:rPrChange w:id="1638" w:author="D T" w:date="2019-11-18T23:47:00Z">
                  <w:rPr>
                    <w:rFonts w:hint="eastAsia"/>
                  </w:rPr>
                </w:rPrChange>
              </w:rPr>
              <w:t>（也就是</w:t>
            </w:r>
            <w:r w:rsidR="00172EBC" w:rsidRPr="00237B1E">
              <w:rPr>
                <w:rFonts w:hint="eastAsia"/>
                <w:rPrChange w:id="1639" w:author="D T" w:date="2019-11-18T23:47:00Z">
                  <w:rPr>
                    <w:rFonts w:hint="eastAsia"/>
                  </w:rPr>
                </w:rPrChange>
              </w:rPr>
              <w:t>192.168.1.0</w:t>
            </w:r>
            <w:r w:rsidR="00172EBC" w:rsidRPr="00237B1E">
              <w:rPr>
                <w:rFonts w:hint="eastAsia"/>
                <w:rPrChange w:id="1640" w:author="D T" w:date="2019-11-18T23:47:00Z">
                  <w:rPr>
                    <w:rFonts w:hint="eastAsia"/>
                  </w:rPr>
                </w:rPrChange>
              </w:rPr>
              <w:t>）的这个网段再转发数据包！具体命令如下：</w:t>
            </w:r>
          </w:p>
          <w:p w14:paraId="0E186CC8" w14:textId="77777777" w:rsidR="00172EBC" w:rsidRPr="00237B1E" w:rsidRDefault="00172EBC" w:rsidP="000915BE">
            <w:pPr>
              <w:rPr>
                <w:rPrChange w:id="1641" w:author="D T" w:date="2019-11-18T23:47:00Z">
                  <w:rPr/>
                </w:rPrChange>
              </w:rPr>
              <w:pPrChange w:id="1642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643" w:author="D T" w:date="2019-11-18T23:47:00Z">
                  <w:rPr>
                    <w:rFonts w:hint="eastAsia"/>
                  </w:rPr>
                </w:rPrChange>
              </w:rPr>
              <w:t>7.1 Router(config)#</w:t>
            </w:r>
            <w:proofErr w:type="spellStart"/>
            <w:r w:rsidRPr="00237B1E">
              <w:rPr>
                <w:rFonts w:hint="eastAsia"/>
                <w:rPrChange w:id="1644" w:author="D T" w:date="2019-11-18T23:47:00Z">
                  <w:rPr>
                    <w:rFonts w:hint="eastAsia"/>
                  </w:rPr>
                </w:rPrChange>
              </w:rPr>
              <w:t>ip</w:t>
            </w:r>
            <w:proofErr w:type="spellEnd"/>
            <w:r w:rsidRPr="00237B1E">
              <w:rPr>
                <w:rFonts w:hint="eastAsia"/>
                <w:rPrChange w:id="1645" w:author="D T" w:date="2019-11-18T23:47:00Z">
                  <w:rPr>
                    <w:rFonts w:hint="eastAsia"/>
                  </w:rPr>
                </w:rPrChange>
              </w:rPr>
              <w:t xml:space="preserve"> route 192.168.1.0 255.255.255.0 192.168.3.1</w:t>
            </w:r>
            <w:r w:rsidRPr="00237B1E">
              <w:rPr>
                <w:rFonts w:hint="eastAsia"/>
                <w:rPrChange w:id="1646" w:author="D T" w:date="2019-11-18T23:47:00Z">
                  <w:rPr>
                    <w:rFonts w:hint="eastAsia"/>
                  </w:rPr>
                </w:rPrChange>
              </w:rPr>
              <w:t>（在全局配置模式下）</w:t>
            </w:r>
          </w:p>
          <w:p w14:paraId="5A11DBFE" w14:textId="77777777" w:rsidR="00172EBC" w:rsidRPr="00237B1E" w:rsidRDefault="00172EBC" w:rsidP="000915BE">
            <w:pPr>
              <w:rPr>
                <w:rPrChange w:id="1647" w:author="D T" w:date="2019-11-18T23:47:00Z">
                  <w:rPr/>
                </w:rPrChange>
              </w:rPr>
              <w:pPrChange w:id="1648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649" w:author="D T" w:date="2019-11-18T23:47:00Z">
                  <w:rPr>
                    <w:rFonts w:hint="eastAsia"/>
                  </w:rPr>
                </w:rPrChange>
              </w:rPr>
              <w:t xml:space="preserve">8. </w:t>
            </w:r>
            <w:r w:rsidRPr="00237B1E">
              <w:rPr>
                <w:rFonts w:hint="eastAsia"/>
                <w:rPrChange w:id="1650" w:author="D T" w:date="2019-11-18T23:47:00Z">
                  <w:rPr>
                    <w:rFonts w:hint="eastAsia"/>
                  </w:rPr>
                </w:rPrChange>
              </w:rPr>
              <w:t>在路由</w:t>
            </w:r>
            <w:r w:rsidRPr="00237B1E">
              <w:rPr>
                <w:rFonts w:hint="eastAsia"/>
                <w:rPrChange w:id="1651" w:author="D T" w:date="2019-11-18T23:47:00Z">
                  <w:rPr>
                    <w:rFonts w:hint="eastAsia"/>
                  </w:rPr>
                </w:rPrChange>
              </w:rPr>
              <w:t>A</w:t>
            </w:r>
            <w:r w:rsidRPr="00237B1E">
              <w:rPr>
                <w:rFonts w:hint="eastAsia"/>
                <w:rPrChange w:id="1652" w:author="D T" w:date="2019-11-18T23:47:00Z">
                  <w:rPr>
                    <w:rFonts w:hint="eastAsia"/>
                  </w:rPr>
                </w:rPrChange>
              </w:rPr>
              <w:t>也设置一个跳转，要不数据发送出去了，找不到回来就路，那么就没返回信息了！具体命令如下：</w:t>
            </w:r>
          </w:p>
          <w:p w14:paraId="7A3186F9" w14:textId="77777777" w:rsidR="00172EBC" w:rsidRPr="00237B1E" w:rsidRDefault="00172EBC" w:rsidP="000915BE">
            <w:pPr>
              <w:rPr>
                <w:rPrChange w:id="1653" w:author="D T" w:date="2019-11-18T23:47:00Z">
                  <w:rPr/>
                </w:rPrChange>
              </w:rPr>
              <w:pPrChange w:id="1654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655" w:author="D T" w:date="2019-11-18T23:47:00Z">
                  <w:rPr>
                    <w:rFonts w:hint="eastAsia"/>
                  </w:rPr>
                </w:rPrChange>
              </w:rPr>
              <w:t>8.1 Router(config)#</w:t>
            </w:r>
            <w:proofErr w:type="spellStart"/>
            <w:r w:rsidRPr="00237B1E">
              <w:rPr>
                <w:rFonts w:hint="eastAsia"/>
                <w:rPrChange w:id="1656" w:author="D T" w:date="2019-11-18T23:47:00Z">
                  <w:rPr>
                    <w:rFonts w:hint="eastAsia"/>
                  </w:rPr>
                </w:rPrChange>
              </w:rPr>
              <w:t>ip</w:t>
            </w:r>
            <w:proofErr w:type="spellEnd"/>
            <w:r w:rsidRPr="00237B1E">
              <w:rPr>
                <w:rFonts w:hint="eastAsia"/>
                <w:rPrChange w:id="1657" w:author="D T" w:date="2019-11-18T23:47:00Z">
                  <w:rPr>
                    <w:rFonts w:hint="eastAsia"/>
                  </w:rPr>
                </w:rPrChange>
              </w:rPr>
              <w:t xml:space="preserve"> route 192.168.2.0 255.255.255.0 192.168.3.2</w:t>
            </w:r>
            <w:r w:rsidRPr="00237B1E">
              <w:rPr>
                <w:rFonts w:hint="eastAsia"/>
                <w:rPrChange w:id="1658" w:author="D T" w:date="2019-11-18T23:47:00Z">
                  <w:rPr>
                    <w:rFonts w:hint="eastAsia"/>
                  </w:rPr>
                </w:rPrChange>
              </w:rPr>
              <w:t>（在全局配置模式下）</w:t>
            </w:r>
          </w:p>
          <w:p w14:paraId="5913E748" w14:textId="77777777" w:rsidR="00172EBC" w:rsidRPr="00237B1E" w:rsidRDefault="00172EBC" w:rsidP="000915BE">
            <w:pPr>
              <w:rPr>
                <w:rPrChange w:id="1659" w:author="D T" w:date="2019-11-18T23:47:00Z">
                  <w:rPr/>
                </w:rPrChange>
              </w:rPr>
              <w:pPrChange w:id="1660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  <w:rPrChange w:id="1661" w:author="D T" w:date="2019-11-18T23:47:00Z">
                  <w:rPr>
                    <w:rFonts w:hint="eastAsia"/>
                  </w:rPr>
                </w:rPrChange>
              </w:rPr>
              <w:t xml:space="preserve">9. </w:t>
            </w:r>
            <w:r w:rsidRPr="00237B1E">
              <w:rPr>
                <w:rFonts w:hint="eastAsia"/>
                <w:rPrChange w:id="1662" w:author="D T" w:date="2019-11-18T23:47:00Z">
                  <w:rPr>
                    <w:rFonts w:hint="eastAsia"/>
                  </w:rPr>
                </w:rPrChange>
              </w:rPr>
              <w:t>用</w:t>
            </w:r>
            <w:r w:rsidRPr="00237B1E">
              <w:rPr>
                <w:rFonts w:hint="eastAsia"/>
                <w:rPrChange w:id="1663" w:author="D T" w:date="2019-11-18T23:47:00Z">
                  <w:rPr>
                    <w:rFonts w:hint="eastAsia"/>
                  </w:rPr>
                </w:rPrChange>
              </w:rPr>
              <w:t>ping</w:t>
            </w:r>
            <w:r w:rsidRPr="00237B1E">
              <w:rPr>
                <w:rFonts w:hint="eastAsia"/>
                <w:rPrChange w:id="1664" w:author="D T" w:date="2019-11-18T23:47:00Z">
                  <w:rPr>
                    <w:rFonts w:hint="eastAsia"/>
                  </w:rPr>
                </w:rPrChange>
              </w:rPr>
              <w:t>命令测试全网是否连通了，效果图如下：</w:t>
            </w:r>
          </w:p>
          <w:p w14:paraId="6B9C937D" w14:textId="77777777" w:rsidR="00172EBC" w:rsidRPr="00172EBC" w:rsidDel="008A1F7E" w:rsidRDefault="00172EBC" w:rsidP="008A1F7E">
            <w:pPr>
              <w:ind w:right="240"/>
              <w:jc w:val="center"/>
              <w:rPr>
                <w:del w:id="1665" w:author="D T" w:date="2019-11-18T23:48:00Z"/>
              </w:rPr>
              <w:pPrChange w:id="1666" w:author="D T" w:date="2019-11-18T23:48:00Z">
                <w:pPr/>
              </w:pPrChange>
            </w:pPr>
            <w:r w:rsidRPr="00172EBC">
              <w:rPr>
                <w:noProof/>
              </w:rPr>
              <w:lastRenderedPageBreak/>
              <w:drawing>
                <wp:inline distT="0" distB="0" distL="114300" distR="114300" wp14:anchorId="0D5519A9" wp14:editId="1CA093C5">
                  <wp:extent cx="4402326" cy="3829050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344" cy="3836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4FD3C0" w14:textId="7D36F8AF" w:rsidR="00172EBC" w:rsidRPr="00172EBC" w:rsidRDefault="00172EBC" w:rsidP="008A1F7E">
            <w:pPr>
              <w:ind w:right="240"/>
              <w:jc w:val="center"/>
              <w:pPrChange w:id="1667" w:author="D T" w:date="2019-11-18T23:48:00Z">
                <w:pPr/>
              </w:pPrChange>
            </w:pPr>
            <w:del w:id="1668" w:author="D T" w:date="2019-11-18T23:48:00Z">
              <w:r w:rsidRPr="00172EBC" w:rsidDel="008A1F7E">
                <w:delText>图</w:delText>
              </w:r>
              <w:r w:rsidRPr="00172EBC" w:rsidDel="008A1F7E">
                <w:delText xml:space="preserve"> </w:delText>
              </w:r>
              <w:r w:rsidR="003634F4" w:rsidDel="008A1F7E"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fldChar w:fldCharType="separate"/>
              </w:r>
              <w:r w:rsidRPr="00172EBC" w:rsidDel="008A1F7E">
                <w:delText>7</w:delText>
              </w:r>
              <w:r w:rsidR="003634F4" w:rsidDel="008A1F7E">
                <w:fldChar w:fldCharType="end"/>
              </w:r>
              <w:r w:rsidRPr="00172EBC" w:rsidDel="008A1F7E">
                <w:rPr>
                  <w:rFonts w:hint="eastAsia"/>
                </w:rPr>
                <w:delText xml:space="preserve"> </w:delText>
              </w:r>
              <w:r w:rsidRPr="00172EBC" w:rsidDel="008A1F7E">
                <w:rPr>
                  <w:rFonts w:hint="eastAsia"/>
                </w:rPr>
                <w:delText>效果测试图</w:delText>
              </w:r>
            </w:del>
          </w:p>
        </w:tc>
      </w:tr>
      <w:tr w:rsidR="00172EBC" w:rsidRPr="00172EBC" w14:paraId="4BBD6021" w14:textId="77777777" w:rsidTr="000915BE">
        <w:trPr>
          <w:trHeight w:val="2258"/>
          <w:trPrChange w:id="1669" w:author="D T" w:date="2019-11-19T00:22:00Z">
            <w:trPr>
              <w:trHeight w:val="1130"/>
            </w:trPr>
          </w:trPrChange>
        </w:trPr>
        <w:tc>
          <w:tcPr>
            <w:tcW w:w="8296" w:type="dxa"/>
            <w:gridSpan w:val="2"/>
            <w:tcPrChange w:id="1670" w:author="D T" w:date="2019-11-19T00:22:00Z">
              <w:tcPr>
                <w:tcW w:w="8540" w:type="dxa"/>
                <w:gridSpan w:val="2"/>
              </w:tcPr>
            </w:tcPrChange>
          </w:tcPr>
          <w:p w14:paraId="3878A13F" w14:textId="77777777" w:rsidR="00172EBC" w:rsidRPr="00172EBC" w:rsidRDefault="00172EBC" w:rsidP="00172EBC">
            <w:pPr>
              <w:ind w:right="240"/>
            </w:pPr>
            <w:r w:rsidRPr="00172EBC">
              <w:rPr>
                <w:rFonts w:hint="eastAsia"/>
              </w:rPr>
              <w:lastRenderedPageBreak/>
              <w:t>实验总结（遇到的问题及解决办法、体会）：</w:t>
            </w:r>
          </w:p>
          <w:p w14:paraId="70A6BE2E" w14:textId="77777777" w:rsidR="008A1F7E" w:rsidRPr="008A1F7E" w:rsidRDefault="008A1F7E" w:rsidP="000915BE">
            <w:pPr>
              <w:rPr>
                <w:ins w:id="1671" w:author="D T" w:date="2019-11-18T23:48:00Z"/>
                <w:rPrChange w:id="1672" w:author="D T" w:date="2019-11-18T23:48:00Z">
                  <w:rPr>
                    <w:ins w:id="1673" w:author="D T" w:date="2019-11-18T23:48:00Z"/>
                  </w:rPr>
                </w:rPrChange>
              </w:rPr>
              <w:pPrChange w:id="1674" w:author="D T" w:date="2019-11-19T00:22:00Z">
                <w:pPr>
                  <w:ind w:right="240"/>
                </w:pPr>
              </w:pPrChange>
            </w:pPr>
            <w:ins w:id="1675" w:author="D T" w:date="2019-11-18T23:48:00Z">
              <w:r w:rsidRPr="008A1F7E">
                <w:rPr>
                  <w:rFonts w:hint="eastAsia"/>
                  <w:rPrChange w:id="1676" w:author="D T" w:date="2019-11-18T23:48:00Z">
                    <w:rPr>
                      <w:rFonts w:hint="eastAsia"/>
                    </w:rPr>
                  </w:rPrChange>
                </w:rPr>
                <w:t>遇到的问题：由</w:t>
              </w:r>
              <w:r w:rsidRPr="008A1F7E">
                <w:rPr>
                  <w:rFonts w:hint="eastAsia"/>
                  <w:rPrChange w:id="1677" w:author="D T" w:date="2019-11-18T23:48:00Z">
                    <w:rPr>
                      <w:rFonts w:hint="eastAsia"/>
                    </w:rPr>
                  </w:rPrChange>
                </w:rPr>
                <w:t>PC0</w:t>
              </w:r>
              <w:r w:rsidRPr="008A1F7E">
                <w:rPr>
                  <w:rFonts w:hint="eastAsia"/>
                  <w:rPrChange w:id="1678" w:author="D T" w:date="2019-11-18T23:48:00Z">
                    <w:rPr>
                      <w:rFonts w:hint="eastAsia"/>
                    </w:rPr>
                  </w:rPrChange>
                </w:rPr>
                <w:t>去</w:t>
              </w:r>
              <w:r w:rsidRPr="008A1F7E">
                <w:rPr>
                  <w:rFonts w:hint="eastAsia"/>
                  <w:rPrChange w:id="1679" w:author="D T" w:date="2019-11-18T23:48:00Z">
                    <w:rPr>
                      <w:rFonts w:hint="eastAsia"/>
                    </w:rPr>
                  </w:rPrChange>
                </w:rPr>
                <w:t>pingPC4</w:t>
              </w:r>
              <w:r w:rsidRPr="008A1F7E">
                <w:rPr>
                  <w:rFonts w:hint="eastAsia"/>
                  <w:rPrChange w:id="1680" w:author="D T" w:date="2019-11-18T23:48:00Z">
                    <w:rPr>
                      <w:rFonts w:hint="eastAsia"/>
                    </w:rPr>
                  </w:rPrChange>
                </w:rPr>
                <w:t>无法成功</w:t>
              </w:r>
            </w:ins>
          </w:p>
          <w:p w14:paraId="47DACB5E" w14:textId="77777777" w:rsidR="008A1F7E" w:rsidRPr="008A1F7E" w:rsidRDefault="008A1F7E" w:rsidP="000915BE">
            <w:pPr>
              <w:rPr>
                <w:ins w:id="1681" w:author="D T" w:date="2019-11-18T23:48:00Z"/>
                <w:rPrChange w:id="1682" w:author="D T" w:date="2019-11-18T23:48:00Z">
                  <w:rPr>
                    <w:ins w:id="1683" w:author="D T" w:date="2019-11-18T23:48:00Z"/>
                  </w:rPr>
                </w:rPrChange>
              </w:rPr>
              <w:pPrChange w:id="1684" w:author="D T" w:date="2019-11-19T00:22:00Z">
                <w:pPr>
                  <w:ind w:right="240"/>
                </w:pPr>
              </w:pPrChange>
            </w:pPr>
            <w:ins w:id="1685" w:author="D T" w:date="2019-11-18T23:48:00Z">
              <w:r w:rsidRPr="008A1F7E">
                <w:rPr>
                  <w:rFonts w:hint="eastAsia"/>
                  <w:rPrChange w:id="1686" w:author="D T" w:date="2019-11-18T23:48:00Z">
                    <w:rPr>
                      <w:rFonts w:hint="eastAsia"/>
                    </w:rPr>
                  </w:rPrChange>
                </w:rPr>
                <w:t>解决办法：对两个路由器都配置到跳转，之前出错的原因在于自己只配置了单个路由</w:t>
              </w:r>
            </w:ins>
          </w:p>
          <w:p w14:paraId="2FB8BB47" w14:textId="77777777" w:rsidR="008A1F7E" w:rsidRPr="008A1F7E" w:rsidRDefault="008A1F7E" w:rsidP="000915BE">
            <w:pPr>
              <w:rPr>
                <w:ins w:id="1687" w:author="D T" w:date="2019-11-18T23:48:00Z"/>
                <w:rPrChange w:id="1688" w:author="D T" w:date="2019-11-18T23:48:00Z">
                  <w:rPr>
                    <w:ins w:id="1689" w:author="D T" w:date="2019-11-18T23:48:00Z"/>
                  </w:rPr>
                </w:rPrChange>
              </w:rPr>
              <w:pPrChange w:id="1690" w:author="D T" w:date="2019-11-19T00:22:00Z">
                <w:pPr>
                  <w:ind w:right="240"/>
                </w:pPr>
              </w:pPrChange>
            </w:pPr>
            <w:ins w:id="1691" w:author="D T" w:date="2019-11-18T23:48:00Z">
              <w:r w:rsidRPr="008A1F7E">
                <w:rPr>
                  <w:rFonts w:hint="eastAsia"/>
                  <w:rPrChange w:id="1692" w:author="D T" w:date="2019-11-18T23:48:00Z">
                    <w:rPr>
                      <w:rFonts w:hint="eastAsia"/>
                    </w:rPr>
                  </w:rPrChange>
                </w:rPr>
                <w:t>体会：配置静态路由，一定要两个路由都有配置到跳转，要不的话，只配置了一个路由，那么造成的情况就是数据包无法发送出来或数据包发送出去了，找不到返回的地址。</w:t>
              </w:r>
            </w:ins>
          </w:p>
          <w:p w14:paraId="5CF55C5F" w14:textId="77777777" w:rsidR="008A1F7E" w:rsidRPr="008A1F7E" w:rsidRDefault="008A1F7E" w:rsidP="000915BE">
            <w:pPr>
              <w:rPr>
                <w:ins w:id="1693" w:author="D T" w:date="2019-11-18T23:48:00Z"/>
                <w:rPrChange w:id="1694" w:author="D T" w:date="2019-11-18T23:48:00Z">
                  <w:rPr>
                    <w:ins w:id="1695" w:author="D T" w:date="2019-11-18T23:48:00Z"/>
                  </w:rPr>
                </w:rPrChange>
              </w:rPr>
              <w:pPrChange w:id="1696" w:author="D T" w:date="2019-11-19T00:22:00Z">
                <w:pPr>
                  <w:ind w:firstLineChars="200" w:firstLine="480"/>
                </w:pPr>
              </w:pPrChange>
            </w:pPr>
            <w:ins w:id="1697" w:author="D T" w:date="2019-11-18T23:48:00Z">
              <w:r w:rsidRPr="008A1F7E">
                <w:rPr>
                  <w:rFonts w:hint="eastAsia"/>
                  <w:rPrChange w:id="1698" w:author="D T" w:date="2019-11-18T23:48:00Z">
                    <w:rPr>
                      <w:rFonts w:hint="eastAsia"/>
                    </w:rPr>
                  </w:rPrChange>
                </w:rPr>
                <w:t>任何一台连接到</w:t>
              </w:r>
              <w:proofErr w:type="spellStart"/>
              <w:r w:rsidRPr="008A1F7E">
                <w:rPr>
                  <w:rFonts w:hint="eastAsia"/>
                  <w:rPrChange w:id="1699" w:author="D T" w:date="2019-11-18T23:48:00Z">
                    <w:rPr>
                      <w:rFonts w:hint="eastAsia"/>
                    </w:rPr>
                  </w:rPrChange>
                </w:rPr>
                <w:t>Internat</w:t>
              </w:r>
              <w:proofErr w:type="spellEnd"/>
              <w:r w:rsidRPr="008A1F7E">
                <w:rPr>
                  <w:rFonts w:hint="eastAsia"/>
                  <w:rPrChange w:id="1700" w:author="D T" w:date="2019-11-18T23:48:00Z">
                    <w:rPr>
                      <w:rFonts w:hint="eastAsia"/>
                    </w:rPr>
                  </w:rPrChange>
                </w:rPr>
                <w:t>的设备都需要一个</w:t>
              </w:r>
              <w:r w:rsidRPr="008A1F7E">
                <w:rPr>
                  <w:rFonts w:hint="eastAsia"/>
                  <w:rPrChange w:id="1701" w:author="D T" w:date="2019-11-18T23:48:00Z">
                    <w:rPr>
                      <w:rFonts w:hint="eastAsia"/>
                    </w:rPr>
                  </w:rPrChange>
                </w:rPr>
                <w:t>IP</w:t>
              </w:r>
              <w:r w:rsidRPr="008A1F7E">
                <w:rPr>
                  <w:rFonts w:hint="eastAsia"/>
                  <w:rPrChange w:id="1702" w:author="D T" w:date="2019-11-18T23:48:00Z">
                    <w:rPr>
                      <w:rFonts w:hint="eastAsia"/>
                    </w:rPr>
                  </w:rPrChange>
                </w:rPr>
                <w:t>地址。需要</w:t>
              </w:r>
              <w:r w:rsidRPr="008A1F7E">
                <w:rPr>
                  <w:rFonts w:hint="eastAsia"/>
                  <w:rPrChange w:id="1703" w:author="D T" w:date="2019-11-18T23:48:00Z">
                    <w:rPr>
                      <w:rFonts w:hint="eastAsia"/>
                    </w:rPr>
                  </w:rPrChange>
                </w:rPr>
                <w:t>IP</w:t>
              </w:r>
              <w:r w:rsidRPr="008A1F7E">
                <w:rPr>
                  <w:rFonts w:hint="eastAsia"/>
                  <w:rPrChange w:id="1704" w:author="D T" w:date="2019-11-18T23:48:00Z">
                    <w:rPr>
                      <w:rFonts w:hint="eastAsia"/>
                    </w:rPr>
                  </w:rPrChange>
                </w:rPr>
                <w:t>地址的设备数量正在飞速增长，但是可用的</w:t>
              </w:r>
              <w:r w:rsidRPr="008A1F7E">
                <w:rPr>
                  <w:rFonts w:hint="eastAsia"/>
                  <w:rPrChange w:id="1705" w:author="D T" w:date="2019-11-18T23:48:00Z">
                    <w:rPr>
                      <w:rFonts w:hint="eastAsia"/>
                    </w:rPr>
                  </w:rPrChange>
                </w:rPr>
                <w:t>IP</w:t>
              </w:r>
              <w:r w:rsidRPr="008A1F7E">
                <w:rPr>
                  <w:rFonts w:hint="eastAsia"/>
                  <w:rPrChange w:id="1706" w:author="D T" w:date="2019-11-18T23:48:00Z">
                    <w:rPr>
                      <w:rFonts w:hint="eastAsia"/>
                    </w:rPr>
                  </w:rPrChange>
                </w:rPr>
                <w:t>地址数量是有限的。对于</w:t>
              </w:r>
              <w:r w:rsidRPr="008A1F7E">
                <w:rPr>
                  <w:rFonts w:hint="eastAsia"/>
                  <w:rPrChange w:id="1707" w:author="D T" w:date="2019-11-18T23:48:00Z">
                    <w:rPr>
                      <w:rFonts w:hint="eastAsia"/>
                    </w:rPr>
                  </w:rPrChange>
                </w:rPr>
                <w:t>IP</w:t>
              </w:r>
              <w:r w:rsidRPr="008A1F7E">
                <w:rPr>
                  <w:rFonts w:hint="eastAsia"/>
                  <w:rPrChange w:id="1708" w:author="D T" w:date="2019-11-18T23:48:00Z">
                    <w:rPr>
                      <w:rFonts w:hint="eastAsia"/>
                    </w:rPr>
                  </w:rPrChange>
                </w:rPr>
                <w:t>地址空间耗尽的问题，已经提出一些有助于减轻</w:t>
              </w:r>
              <w:r w:rsidRPr="008A1F7E">
                <w:rPr>
                  <w:rFonts w:hint="eastAsia"/>
                  <w:rPrChange w:id="1709" w:author="D T" w:date="2019-11-18T23:48:00Z">
                    <w:rPr>
                      <w:rFonts w:hint="eastAsia"/>
                    </w:rPr>
                  </w:rPrChange>
                </w:rPr>
                <w:t>IP</w:t>
              </w:r>
              <w:r w:rsidRPr="008A1F7E">
                <w:rPr>
                  <w:rFonts w:hint="eastAsia"/>
                  <w:rPrChange w:id="1710" w:author="D T" w:date="2019-11-18T23:48:00Z">
                    <w:rPr>
                      <w:rFonts w:hint="eastAsia"/>
                    </w:rPr>
                  </w:rPrChange>
                </w:rPr>
                <w:t>地址扩展问题的解决方案。包括网络地址转化（</w:t>
              </w:r>
              <w:r w:rsidRPr="008A1F7E">
                <w:rPr>
                  <w:rFonts w:hint="eastAsia"/>
                  <w:rPrChange w:id="1711" w:author="D T" w:date="2019-11-18T23:48:00Z">
                    <w:rPr>
                      <w:rFonts w:hint="eastAsia"/>
                    </w:rPr>
                  </w:rPrChange>
                </w:rPr>
                <w:t>NAT</w:t>
              </w:r>
              <w:r w:rsidRPr="008A1F7E">
                <w:rPr>
                  <w:rFonts w:hint="eastAsia"/>
                  <w:rPrChange w:id="1712" w:author="D T" w:date="2019-11-18T23:48:00Z">
                    <w:rPr>
                      <w:rFonts w:hint="eastAsia"/>
                    </w:rPr>
                  </w:rPrChange>
                </w:rPr>
                <w:t>，</w:t>
              </w:r>
              <w:r w:rsidRPr="008A1F7E">
                <w:rPr>
                  <w:rFonts w:hint="eastAsia"/>
                  <w:rPrChange w:id="1713" w:author="D T" w:date="2019-11-18T23:48:00Z">
                    <w:rPr>
                      <w:rFonts w:hint="eastAsia"/>
                    </w:rPr>
                  </w:rPrChange>
                </w:rPr>
                <w:t>Network</w:t>
              </w:r>
              <w:r w:rsidRPr="008A1F7E">
                <w:rPr>
                  <w:rFonts w:hint="eastAsia"/>
                  <w:rPrChange w:id="1714" w:author="D T" w:date="2019-11-18T23:48:00Z">
                    <w:rPr>
                      <w:rFonts w:hint="eastAsia"/>
                    </w:rPr>
                  </w:rPrChange>
                </w:rPr>
                <w:t> </w:t>
              </w:r>
              <w:r w:rsidRPr="008A1F7E">
                <w:rPr>
                  <w:rFonts w:hint="eastAsia"/>
                  <w:rPrChange w:id="1715" w:author="D T" w:date="2019-11-18T23:48:00Z">
                    <w:rPr>
                      <w:rFonts w:hint="eastAsia"/>
                    </w:rPr>
                  </w:rPrChange>
                </w:rPr>
                <w:t>Address</w:t>
              </w:r>
              <w:r w:rsidRPr="008A1F7E">
                <w:rPr>
                  <w:rFonts w:hint="eastAsia"/>
                  <w:rPrChange w:id="1716" w:author="D T" w:date="2019-11-18T23:48:00Z">
                    <w:rPr>
                      <w:rFonts w:hint="eastAsia"/>
                    </w:rPr>
                  </w:rPrChange>
                </w:rPr>
                <w:t> </w:t>
              </w:r>
              <w:r w:rsidRPr="008A1F7E">
                <w:rPr>
                  <w:rFonts w:hint="eastAsia"/>
                  <w:rPrChange w:id="1717" w:author="D T" w:date="2019-11-18T23:48:00Z">
                    <w:rPr>
                      <w:rFonts w:hint="eastAsia"/>
                    </w:rPr>
                  </w:rPrChange>
                </w:rPr>
                <w:t>Translation</w:t>
              </w:r>
              <w:r w:rsidRPr="008A1F7E">
                <w:rPr>
                  <w:rFonts w:hint="eastAsia"/>
                  <w:rPrChange w:id="1718" w:author="D T" w:date="2019-11-18T23:48:00Z">
                    <w:rPr>
                      <w:rFonts w:hint="eastAsia"/>
                    </w:rPr>
                  </w:rPrChange>
                </w:rPr>
                <w:t>）、端口地址转换（</w:t>
              </w:r>
              <w:r w:rsidRPr="008A1F7E">
                <w:rPr>
                  <w:rFonts w:hint="eastAsia"/>
                  <w:rPrChange w:id="1719" w:author="D T" w:date="2019-11-18T23:48:00Z">
                    <w:rPr>
                      <w:rFonts w:hint="eastAsia"/>
                    </w:rPr>
                  </w:rPrChange>
                </w:rPr>
                <w:t>PAT</w:t>
              </w:r>
              <w:r w:rsidRPr="008A1F7E">
                <w:rPr>
                  <w:rFonts w:hint="eastAsia"/>
                  <w:rPrChange w:id="1720" w:author="D T" w:date="2019-11-18T23:48:00Z">
                    <w:rPr>
                      <w:rFonts w:hint="eastAsia"/>
                    </w:rPr>
                  </w:rPrChange>
                </w:rPr>
                <w:t>，</w:t>
              </w:r>
              <w:r w:rsidRPr="008A1F7E">
                <w:rPr>
                  <w:rFonts w:hint="eastAsia"/>
                  <w:rPrChange w:id="1721" w:author="D T" w:date="2019-11-18T23:48:00Z">
                    <w:rPr>
                      <w:rFonts w:hint="eastAsia"/>
                    </w:rPr>
                  </w:rPrChange>
                </w:rPr>
                <w:t>Port</w:t>
              </w:r>
              <w:r w:rsidRPr="008A1F7E">
                <w:rPr>
                  <w:rFonts w:hint="eastAsia"/>
                  <w:rPrChange w:id="1722" w:author="D T" w:date="2019-11-18T23:48:00Z">
                    <w:rPr>
                      <w:rFonts w:hint="eastAsia"/>
                    </w:rPr>
                  </w:rPrChange>
                </w:rPr>
                <w:t> </w:t>
              </w:r>
              <w:r w:rsidRPr="008A1F7E">
                <w:rPr>
                  <w:rFonts w:hint="eastAsia"/>
                  <w:rPrChange w:id="1723" w:author="D T" w:date="2019-11-18T23:48:00Z">
                    <w:rPr>
                      <w:rFonts w:hint="eastAsia"/>
                    </w:rPr>
                  </w:rPrChange>
                </w:rPr>
                <w:t>Address</w:t>
              </w:r>
              <w:r w:rsidRPr="008A1F7E">
                <w:rPr>
                  <w:rFonts w:hint="eastAsia"/>
                  <w:rPrChange w:id="1724" w:author="D T" w:date="2019-11-18T23:48:00Z">
                    <w:rPr>
                      <w:rFonts w:hint="eastAsia"/>
                    </w:rPr>
                  </w:rPrChange>
                </w:rPr>
                <w:t> </w:t>
              </w:r>
              <w:r w:rsidRPr="008A1F7E">
                <w:rPr>
                  <w:rFonts w:hint="eastAsia"/>
                  <w:rPrChange w:id="1725" w:author="D T" w:date="2019-11-18T23:48:00Z">
                    <w:rPr>
                      <w:rFonts w:hint="eastAsia"/>
                    </w:rPr>
                  </w:rPrChange>
                </w:rPr>
                <w:t>Translation</w:t>
              </w:r>
              <w:r w:rsidRPr="008A1F7E">
                <w:rPr>
                  <w:rFonts w:hint="eastAsia"/>
                  <w:rPrChange w:id="1726" w:author="D T" w:date="2019-11-18T23:48:00Z">
                    <w:rPr>
                      <w:rFonts w:hint="eastAsia"/>
                    </w:rPr>
                  </w:rPrChange>
                </w:rPr>
                <w:t>）。</w:t>
              </w:r>
            </w:ins>
          </w:p>
          <w:p w14:paraId="4BE59096" w14:textId="77777777" w:rsidR="008A1F7E" w:rsidRPr="008A1F7E" w:rsidRDefault="008A1F7E" w:rsidP="000915BE">
            <w:pPr>
              <w:rPr>
                <w:ins w:id="1727" w:author="D T" w:date="2019-11-18T23:48:00Z"/>
                <w:rPrChange w:id="1728" w:author="D T" w:date="2019-11-18T23:48:00Z">
                  <w:rPr>
                    <w:ins w:id="1729" w:author="D T" w:date="2019-11-18T23:48:00Z"/>
                  </w:rPr>
                </w:rPrChange>
              </w:rPr>
              <w:pPrChange w:id="1730" w:author="D T" w:date="2019-11-19T00:22:00Z">
                <w:pPr>
                  <w:ind w:firstLineChars="200" w:firstLine="480"/>
                </w:pPr>
              </w:pPrChange>
            </w:pPr>
            <w:ins w:id="1731" w:author="D T" w:date="2019-11-18T23:48:00Z">
              <w:r w:rsidRPr="008A1F7E">
                <w:rPr>
                  <w:rFonts w:hint="eastAsia"/>
                  <w:rPrChange w:id="1732" w:author="D T" w:date="2019-11-18T23:48:00Z">
                    <w:rPr>
                      <w:rFonts w:hint="eastAsia"/>
                    </w:rPr>
                  </w:rPrChange>
                </w:rPr>
                <w:t>当内部网络中的一台主机想传输数据到外部网络时，它先将数据包传输到</w:t>
              </w:r>
              <w:r w:rsidRPr="008A1F7E">
                <w:rPr>
                  <w:rFonts w:hint="eastAsia"/>
                  <w:rPrChange w:id="1733" w:author="D T" w:date="2019-11-18T23:48:00Z">
                    <w:rPr>
                      <w:rFonts w:hint="eastAsia"/>
                    </w:rPr>
                  </w:rPrChange>
                </w:rPr>
                <w:t>NAT</w:t>
              </w:r>
              <w:r w:rsidRPr="008A1F7E">
                <w:rPr>
                  <w:rFonts w:hint="eastAsia"/>
                  <w:rPrChange w:id="1734" w:author="D T" w:date="2019-11-18T23:48:00Z">
                    <w:rPr>
                      <w:rFonts w:hint="eastAsia"/>
                    </w:rPr>
                  </w:rPrChange>
                </w:rPr>
                <w:t>路由器上，路由器检查数据包的报头，获取该数据包的源</w:t>
              </w:r>
              <w:r w:rsidRPr="008A1F7E">
                <w:rPr>
                  <w:rFonts w:hint="eastAsia"/>
                  <w:rPrChange w:id="1735" w:author="D T" w:date="2019-11-18T23:48:00Z">
                    <w:rPr>
                      <w:rFonts w:hint="eastAsia"/>
                    </w:rPr>
                  </w:rPrChange>
                </w:rPr>
                <w:t>IP</w:t>
              </w:r>
              <w:r w:rsidRPr="008A1F7E">
                <w:rPr>
                  <w:rFonts w:hint="eastAsia"/>
                  <w:rPrChange w:id="1736" w:author="D T" w:date="2019-11-18T23:48:00Z">
                    <w:rPr>
                      <w:rFonts w:hint="eastAsia"/>
                    </w:rPr>
                  </w:rPrChange>
                </w:rPr>
                <w:t>信息，并从它的</w:t>
              </w:r>
              <w:r w:rsidRPr="008A1F7E">
                <w:rPr>
                  <w:rFonts w:hint="eastAsia"/>
                  <w:rPrChange w:id="1737" w:author="D T" w:date="2019-11-18T23:48:00Z">
                    <w:rPr>
                      <w:rFonts w:hint="eastAsia"/>
                    </w:rPr>
                  </w:rPrChange>
                </w:rPr>
                <w:t>NAT</w:t>
              </w:r>
              <w:r w:rsidRPr="008A1F7E">
                <w:rPr>
                  <w:rFonts w:hint="eastAsia"/>
                  <w:rPrChange w:id="1738" w:author="D T" w:date="2019-11-18T23:48:00Z">
                    <w:rPr>
                      <w:rFonts w:hint="eastAsia"/>
                    </w:rPr>
                  </w:rPrChange>
                </w:rPr>
                <w:t>映射表中找出与该</w:t>
              </w:r>
              <w:r w:rsidRPr="008A1F7E">
                <w:rPr>
                  <w:rFonts w:hint="eastAsia"/>
                  <w:rPrChange w:id="1739" w:author="D T" w:date="2019-11-18T23:48:00Z">
                    <w:rPr>
                      <w:rFonts w:hint="eastAsia"/>
                    </w:rPr>
                  </w:rPrChange>
                </w:rPr>
                <w:t>IP</w:t>
              </w:r>
              <w:r w:rsidRPr="008A1F7E">
                <w:rPr>
                  <w:rFonts w:hint="eastAsia"/>
                  <w:rPrChange w:id="1740" w:author="D T" w:date="2019-11-18T23:48:00Z">
                    <w:rPr>
                      <w:rFonts w:hint="eastAsia"/>
                    </w:rPr>
                  </w:rPrChange>
                </w:rPr>
                <w:t>匹配的转换条目，用所选用的内部全局地址（全球唯一的</w:t>
              </w:r>
              <w:r w:rsidRPr="008A1F7E">
                <w:rPr>
                  <w:rFonts w:hint="eastAsia"/>
                  <w:rPrChange w:id="1741" w:author="D T" w:date="2019-11-18T23:48:00Z">
                    <w:rPr>
                      <w:rFonts w:hint="eastAsia"/>
                    </w:rPr>
                  </w:rPrChange>
                </w:rPr>
                <w:t>IP</w:t>
              </w:r>
              <w:r w:rsidRPr="008A1F7E">
                <w:rPr>
                  <w:rFonts w:hint="eastAsia"/>
                  <w:rPrChange w:id="1742" w:author="D T" w:date="2019-11-18T23:48:00Z">
                    <w:rPr>
                      <w:rFonts w:hint="eastAsia"/>
                    </w:rPr>
                  </w:rPrChange>
                </w:rPr>
                <w:t>地址）来替换内部局部地址，并转发数据包。</w:t>
              </w:r>
            </w:ins>
          </w:p>
          <w:p w14:paraId="40E8AFCC" w14:textId="77777777" w:rsidR="008A1F7E" w:rsidRPr="008A1F7E" w:rsidRDefault="008A1F7E" w:rsidP="000915BE">
            <w:pPr>
              <w:rPr>
                <w:ins w:id="1743" w:author="D T" w:date="2019-11-18T23:48:00Z"/>
                <w:rPrChange w:id="1744" w:author="D T" w:date="2019-11-18T23:48:00Z">
                  <w:rPr>
                    <w:ins w:id="1745" w:author="D T" w:date="2019-11-18T23:48:00Z"/>
                  </w:rPr>
                </w:rPrChange>
              </w:rPr>
              <w:pPrChange w:id="1746" w:author="D T" w:date="2019-11-19T00:22:00Z">
                <w:pPr>
                  <w:ind w:firstLineChars="200" w:firstLine="480"/>
                </w:pPr>
              </w:pPrChange>
            </w:pPr>
            <w:ins w:id="1747" w:author="D T" w:date="2019-11-18T23:48:00Z">
              <w:r w:rsidRPr="008A1F7E">
                <w:rPr>
                  <w:rFonts w:hint="eastAsia"/>
                  <w:rPrChange w:id="1748" w:author="D T" w:date="2019-11-18T23:48:00Z">
                    <w:rPr>
                      <w:rFonts w:hint="eastAsia"/>
                    </w:rPr>
                  </w:rPrChange>
                </w:rPr>
                <w:lastRenderedPageBreak/>
                <w:t>当外部网络对内部主机进行应答时，数据包被送到</w:t>
              </w:r>
              <w:r w:rsidRPr="008A1F7E">
                <w:rPr>
                  <w:rFonts w:hint="eastAsia"/>
                  <w:rPrChange w:id="1749" w:author="D T" w:date="2019-11-18T23:48:00Z">
                    <w:rPr>
                      <w:rFonts w:hint="eastAsia"/>
                    </w:rPr>
                  </w:rPrChange>
                </w:rPr>
                <w:t>NAT</w:t>
              </w:r>
              <w:r w:rsidRPr="008A1F7E">
                <w:rPr>
                  <w:rFonts w:hint="eastAsia"/>
                  <w:rPrChange w:id="1750" w:author="D T" w:date="2019-11-18T23:48:00Z">
                    <w:rPr>
                      <w:rFonts w:hint="eastAsia"/>
                    </w:rPr>
                  </w:rPrChange>
                </w:rPr>
                <w:t>路由器上，路由器接收到目的地址为内部全局地址的数据包后，它将用内部全局地址通过</w:t>
              </w:r>
              <w:r w:rsidRPr="008A1F7E">
                <w:rPr>
                  <w:rFonts w:hint="eastAsia"/>
                  <w:rPrChange w:id="1751" w:author="D T" w:date="2019-11-18T23:48:00Z">
                    <w:rPr>
                      <w:rFonts w:hint="eastAsia"/>
                    </w:rPr>
                  </w:rPrChange>
                </w:rPr>
                <w:t>NAT</w:t>
              </w:r>
              <w:r w:rsidRPr="008A1F7E">
                <w:rPr>
                  <w:rFonts w:hint="eastAsia"/>
                  <w:rPrChange w:id="1752" w:author="D T" w:date="2019-11-18T23:48:00Z">
                    <w:rPr>
                      <w:rFonts w:hint="eastAsia"/>
                    </w:rPr>
                  </w:rPrChange>
                </w:rPr>
                <w:t>映射表查找</w:t>
              </w:r>
              <w:proofErr w:type="gramStart"/>
              <w:r w:rsidRPr="008A1F7E">
                <w:rPr>
                  <w:rFonts w:hint="eastAsia"/>
                  <w:rPrChange w:id="1753" w:author="D T" w:date="2019-11-18T23:48:00Z">
                    <w:rPr>
                      <w:rFonts w:hint="eastAsia"/>
                    </w:rPr>
                  </w:rPrChange>
                </w:rPr>
                <w:t>出内部</w:t>
              </w:r>
              <w:proofErr w:type="gramEnd"/>
              <w:r w:rsidRPr="008A1F7E">
                <w:rPr>
                  <w:rFonts w:hint="eastAsia"/>
                  <w:rPrChange w:id="1754" w:author="D T" w:date="2019-11-18T23:48:00Z">
                    <w:rPr>
                      <w:rFonts w:hint="eastAsia"/>
                    </w:rPr>
                  </w:rPrChange>
                </w:rPr>
                <w:t>局部地址，然后将数据包的目的地址替换成内部局部地址，并将数据包转发到内部主机。</w:t>
              </w:r>
            </w:ins>
          </w:p>
          <w:p w14:paraId="06CECE19" w14:textId="6971A79F" w:rsidR="00172EBC" w:rsidRPr="00172EBC" w:rsidDel="008A1F7E" w:rsidRDefault="00172EBC" w:rsidP="00172EBC">
            <w:pPr>
              <w:ind w:right="240"/>
              <w:rPr>
                <w:del w:id="1755" w:author="D T" w:date="2019-11-18T23:48:00Z"/>
              </w:rPr>
            </w:pPr>
            <w:del w:id="1756" w:author="D T" w:date="2019-11-18T23:48:00Z">
              <w:r w:rsidRPr="00172EBC" w:rsidDel="008A1F7E">
                <w:rPr>
                  <w:rFonts w:hint="eastAsia"/>
                </w:rPr>
                <w:delText>遇到的问题：由</w:delText>
              </w:r>
              <w:r w:rsidRPr="00172EBC" w:rsidDel="008A1F7E">
                <w:rPr>
                  <w:rFonts w:hint="eastAsia"/>
                </w:rPr>
                <w:delText>PC0</w:delText>
              </w:r>
              <w:r w:rsidRPr="00172EBC" w:rsidDel="008A1F7E">
                <w:rPr>
                  <w:rFonts w:hint="eastAsia"/>
                </w:rPr>
                <w:delText>去</w:delText>
              </w:r>
              <w:r w:rsidRPr="00172EBC" w:rsidDel="008A1F7E">
                <w:rPr>
                  <w:rFonts w:hint="eastAsia"/>
                </w:rPr>
                <w:delText>pingPC4</w:delText>
              </w:r>
              <w:r w:rsidRPr="00172EBC" w:rsidDel="008A1F7E">
                <w:rPr>
                  <w:rFonts w:hint="eastAsia"/>
                </w:rPr>
                <w:delText>无法成功</w:delText>
              </w:r>
            </w:del>
          </w:p>
          <w:p w14:paraId="46C55140" w14:textId="5160B741" w:rsidR="00172EBC" w:rsidRPr="00172EBC" w:rsidDel="008A1F7E" w:rsidRDefault="00172EBC" w:rsidP="00172EBC">
            <w:pPr>
              <w:ind w:right="240"/>
              <w:rPr>
                <w:del w:id="1757" w:author="D T" w:date="2019-11-18T23:48:00Z"/>
              </w:rPr>
            </w:pPr>
            <w:del w:id="1758" w:author="D T" w:date="2019-11-18T23:48:00Z">
              <w:r w:rsidRPr="00172EBC" w:rsidDel="008A1F7E">
                <w:rPr>
                  <w:rFonts w:hint="eastAsia"/>
                </w:rPr>
                <w:delText>解决办法：对两个路由器都配置到跳转，之前出错的原因在于自己只配置了单个路由</w:delText>
              </w:r>
            </w:del>
          </w:p>
          <w:p w14:paraId="1ACAD89F" w14:textId="24A1DCF7" w:rsidR="00172EBC" w:rsidRPr="00172EBC" w:rsidDel="008A1F7E" w:rsidRDefault="00172EBC" w:rsidP="00172EBC">
            <w:pPr>
              <w:ind w:right="240"/>
              <w:rPr>
                <w:del w:id="1759" w:author="D T" w:date="2019-11-18T23:48:00Z"/>
              </w:rPr>
            </w:pPr>
            <w:del w:id="1760" w:author="D T" w:date="2019-11-18T23:48:00Z">
              <w:r w:rsidRPr="00172EBC" w:rsidDel="008A1F7E">
                <w:rPr>
                  <w:rFonts w:hint="eastAsia"/>
                </w:rPr>
                <w:delText>体会：配置静态路由，一定要两个路由都有配置到跳转，要不的话，只配置了一个路由，那么造成的情况就是数据包无法发送出来或数据包发送出去了，找不到返回的地址。</w:delText>
              </w:r>
            </w:del>
          </w:p>
          <w:p w14:paraId="31D1768A" w14:textId="77777777" w:rsidR="00172EBC" w:rsidRPr="008A1F7E" w:rsidRDefault="00172EBC" w:rsidP="00172EBC">
            <w:pPr>
              <w:ind w:right="240"/>
              <w:rPr>
                <w:rPrChange w:id="1761" w:author="D T" w:date="2019-11-18T23:48:00Z">
                  <w:rPr/>
                </w:rPrChange>
              </w:rPr>
            </w:pPr>
          </w:p>
        </w:tc>
      </w:tr>
      <w:tr w:rsidR="00172EBC" w:rsidRPr="00172EBC" w14:paraId="7F8551A5" w14:textId="77777777" w:rsidTr="000915BE">
        <w:trPr>
          <w:trHeight w:val="565"/>
          <w:trPrChange w:id="1762" w:author="D T" w:date="2019-11-19T00:22:00Z">
            <w:trPr>
              <w:trHeight w:val="565"/>
            </w:trPr>
          </w:trPrChange>
        </w:trPr>
        <w:tc>
          <w:tcPr>
            <w:tcW w:w="4390" w:type="dxa"/>
            <w:vAlign w:val="center"/>
            <w:tcPrChange w:id="1763" w:author="D T" w:date="2019-11-19T00:22:00Z">
              <w:tcPr>
                <w:tcW w:w="4270" w:type="dxa"/>
                <w:vAlign w:val="center"/>
              </w:tcPr>
            </w:tcPrChange>
          </w:tcPr>
          <w:p w14:paraId="3B1D9D38" w14:textId="5E917E5C" w:rsidR="00172EBC" w:rsidRPr="00172EBC" w:rsidRDefault="00172EBC" w:rsidP="00172EBC">
            <w:pPr>
              <w:ind w:right="240"/>
            </w:pPr>
            <w:r w:rsidRPr="00172EBC">
              <w:rPr>
                <w:rFonts w:hint="eastAsia"/>
              </w:rPr>
              <w:lastRenderedPageBreak/>
              <w:t>器材、工具领用及归还负责人：</w:t>
            </w:r>
            <w:r w:rsidR="000C5D48">
              <w:rPr>
                <w:rFonts w:hint="eastAsia"/>
              </w:rPr>
              <w:t>章伟</w:t>
            </w:r>
          </w:p>
        </w:tc>
        <w:tc>
          <w:tcPr>
            <w:tcW w:w="3906" w:type="dxa"/>
            <w:vAlign w:val="center"/>
            <w:tcPrChange w:id="1764" w:author="D T" w:date="2019-11-19T00:22:00Z">
              <w:tcPr>
                <w:tcW w:w="4270" w:type="dxa"/>
                <w:vAlign w:val="center"/>
              </w:tcPr>
            </w:tcPrChange>
          </w:tcPr>
          <w:p w14:paraId="7A252EE7" w14:textId="3F44BCD6" w:rsidR="00172EBC" w:rsidRPr="00172EBC" w:rsidRDefault="00172EBC" w:rsidP="00172EBC">
            <w:pPr>
              <w:ind w:right="240"/>
            </w:pPr>
            <w:r w:rsidRPr="00172EBC">
              <w:t>实验记录人：（签名）</w:t>
            </w:r>
            <w:r w:rsidR="000C5D48">
              <w:rPr>
                <w:rFonts w:hint="eastAsia"/>
              </w:rPr>
              <w:t>章伟</w:t>
            </w:r>
          </w:p>
        </w:tc>
      </w:tr>
      <w:tr w:rsidR="00172EBC" w:rsidRPr="00172EBC" w14:paraId="36C6752B" w14:textId="77777777" w:rsidTr="000915BE">
        <w:trPr>
          <w:trHeight w:val="545"/>
          <w:trPrChange w:id="1765" w:author="D T" w:date="2019-11-19T00:22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1766" w:author="D T" w:date="2019-11-19T00:22:00Z">
              <w:tcPr>
                <w:tcW w:w="4270" w:type="dxa"/>
                <w:vAlign w:val="center"/>
              </w:tcPr>
            </w:tcPrChange>
          </w:tcPr>
          <w:p w14:paraId="389A1F5A" w14:textId="029E3B87" w:rsidR="00172EBC" w:rsidRPr="00172EBC" w:rsidRDefault="00172EBC" w:rsidP="00172EBC">
            <w:pPr>
              <w:ind w:right="240"/>
            </w:pPr>
            <w:r w:rsidRPr="00172EBC">
              <w:t>实验执笔人：（签名）</w:t>
            </w:r>
            <w:r w:rsidR="000C5D48">
              <w:rPr>
                <w:rFonts w:hint="eastAsia"/>
              </w:rPr>
              <w:t>章伟</w:t>
            </w:r>
          </w:p>
        </w:tc>
        <w:tc>
          <w:tcPr>
            <w:tcW w:w="3906" w:type="dxa"/>
            <w:vAlign w:val="center"/>
            <w:tcPrChange w:id="1767" w:author="D T" w:date="2019-11-19T00:22:00Z">
              <w:tcPr>
                <w:tcW w:w="4270" w:type="dxa"/>
                <w:vAlign w:val="center"/>
              </w:tcPr>
            </w:tcPrChange>
          </w:tcPr>
          <w:p w14:paraId="0BB195A4" w14:textId="0B5E6491" w:rsidR="00172EBC" w:rsidRPr="00172EBC" w:rsidRDefault="00172EBC" w:rsidP="00172EBC">
            <w:pPr>
              <w:ind w:right="240"/>
            </w:pPr>
            <w:r w:rsidRPr="00172EBC">
              <w:t>报告协助人：（签名）</w:t>
            </w:r>
            <w:r w:rsidR="000C5D48">
              <w:rPr>
                <w:rFonts w:hint="eastAsia"/>
              </w:rPr>
              <w:t>章伟</w:t>
            </w:r>
          </w:p>
        </w:tc>
      </w:tr>
      <w:tr w:rsidR="00172EBC" w:rsidRPr="00172EBC" w14:paraId="1D02F8BC" w14:textId="77777777" w:rsidTr="000915BE">
        <w:trPr>
          <w:trHeight w:val="1119"/>
          <w:trPrChange w:id="1768" w:author="D T" w:date="2019-11-19T00:22:00Z">
            <w:trPr>
              <w:trHeight w:val="1119"/>
            </w:trPr>
          </w:trPrChange>
        </w:trPr>
        <w:tc>
          <w:tcPr>
            <w:tcW w:w="8296" w:type="dxa"/>
            <w:gridSpan w:val="2"/>
            <w:tcPrChange w:id="1769" w:author="D T" w:date="2019-11-19T00:22:00Z">
              <w:tcPr>
                <w:tcW w:w="8540" w:type="dxa"/>
                <w:gridSpan w:val="2"/>
              </w:tcPr>
            </w:tcPrChange>
          </w:tcPr>
          <w:p w14:paraId="5E6C6413" w14:textId="77777777" w:rsidR="00172EBC" w:rsidRDefault="00172EBC" w:rsidP="00172EBC">
            <w:pPr>
              <w:ind w:right="240"/>
            </w:pPr>
            <w:r w:rsidRPr="00172EBC">
              <w:t>小组成员签名：（签名）</w:t>
            </w:r>
          </w:p>
          <w:p w14:paraId="7689BC1F" w14:textId="1DA9D961" w:rsidR="000C5D48" w:rsidRPr="00172EBC" w:rsidRDefault="000C5D48" w:rsidP="00172EBC">
            <w:pPr>
              <w:ind w:right="240"/>
            </w:pPr>
            <w:proofErr w:type="gramStart"/>
            <w:r w:rsidRPr="00172EBC">
              <w:rPr>
                <w:rFonts w:hint="eastAsia"/>
              </w:rPr>
              <w:t>於</w:t>
            </w:r>
            <w:proofErr w:type="gramEnd"/>
            <w:r w:rsidRPr="00172EBC">
              <w:rPr>
                <w:rFonts w:hint="eastAsia"/>
              </w:rPr>
              <w:t>文卓、牟宇、李正瑜、李萌</w:t>
            </w:r>
            <w:proofErr w:type="gramStart"/>
            <w:r w:rsidRPr="00172EBC">
              <w:rPr>
                <w:rFonts w:hint="eastAsia"/>
              </w:rPr>
              <w:t>玻</w:t>
            </w:r>
            <w:proofErr w:type="gramEnd"/>
            <w:r w:rsidRPr="00172EBC">
              <w:rPr>
                <w:rFonts w:hint="eastAsia"/>
              </w:rPr>
              <w:t>、章伟（主要完成人）</w:t>
            </w:r>
          </w:p>
        </w:tc>
      </w:tr>
      <w:tr w:rsidR="00172EBC" w:rsidRPr="00172EBC" w14:paraId="0CE04E99" w14:textId="77777777" w:rsidTr="000915BE">
        <w:trPr>
          <w:trHeight w:val="570"/>
          <w:trPrChange w:id="1770" w:author="D T" w:date="2019-11-19T00:22:00Z">
            <w:trPr>
              <w:trHeight w:val="570"/>
            </w:trPr>
          </w:trPrChange>
        </w:trPr>
        <w:tc>
          <w:tcPr>
            <w:tcW w:w="4390" w:type="dxa"/>
            <w:vAlign w:val="center"/>
            <w:tcPrChange w:id="1771" w:author="D T" w:date="2019-11-19T00:22:00Z">
              <w:tcPr>
                <w:tcW w:w="4270" w:type="dxa"/>
                <w:vAlign w:val="center"/>
              </w:tcPr>
            </w:tcPrChange>
          </w:tcPr>
          <w:p w14:paraId="160D075C" w14:textId="77777777" w:rsidR="00172EBC" w:rsidRPr="00172EBC" w:rsidRDefault="00172EBC" w:rsidP="00172EBC">
            <w:pPr>
              <w:ind w:right="240"/>
            </w:pPr>
            <w:r w:rsidRPr="00172EBC">
              <w:t>验收人：</w:t>
            </w:r>
          </w:p>
        </w:tc>
        <w:tc>
          <w:tcPr>
            <w:tcW w:w="3906" w:type="dxa"/>
            <w:vAlign w:val="center"/>
            <w:tcPrChange w:id="1772" w:author="D T" w:date="2019-11-19T00:22:00Z">
              <w:tcPr>
                <w:tcW w:w="4270" w:type="dxa"/>
                <w:vAlign w:val="center"/>
              </w:tcPr>
            </w:tcPrChange>
          </w:tcPr>
          <w:p w14:paraId="0CE01DB5" w14:textId="77777777" w:rsidR="00172EBC" w:rsidRPr="00172EBC" w:rsidRDefault="00172EBC" w:rsidP="00172EBC">
            <w:pPr>
              <w:ind w:right="240"/>
            </w:pPr>
            <w:r w:rsidRPr="00172EBC">
              <w:t>成绩评定：</w:t>
            </w:r>
          </w:p>
        </w:tc>
      </w:tr>
    </w:tbl>
    <w:p w14:paraId="1433ECA5" w14:textId="77777777" w:rsidR="00172EBC" w:rsidRPr="00172EBC" w:rsidRDefault="00172EBC" w:rsidP="00172EBC">
      <w:pPr>
        <w:ind w:right="240"/>
      </w:pPr>
    </w:p>
    <w:p w14:paraId="1A619159" w14:textId="4E55B438" w:rsidR="00D2507F" w:rsidRDefault="00D2507F">
      <w:pPr>
        <w:ind w:right="240"/>
        <w:rPr>
          <w:ins w:id="1773" w:author="D T" w:date="2019-11-19T00:22:00Z"/>
        </w:rPr>
      </w:pPr>
    </w:p>
    <w:p w14:paraId="48EFA5A1" w14:textId="2CB1F0CC" w:rsidR="000915BE" w:rsidRDefault="000915BE">
      <w:pPr>
        <w:ind w:right="240"/>
        <w:rPr>
          <w:ins w:id="1774" w:author="D T" w:date="2019-11-19T00:22:00Z"/>
        </w:rPr>
      </w:pPr>
    </w:p>
    <w:p w14:paraId="416F9DBF" w14:textId="720387D8" w:rsidR="000915BE" w:rsidRDefault="000915BE">
      <w:pPr>
        <w:ind w:right="240"/>
        <w:rPr>
          <w:ins w:id="1775" w:author="D T" w:date="2019-11-19T00:22:00Z"/>
        </w:rPr>
      </w:pPr>
    </w:p>
    <w:p w14:paraId="0C7F530C" w14:textId="0BA1A44B" w:rsidR="000915BE" w:rsidRDefault="000915BE">
      <w:pPr>
        <w:ind w:right="240"/>
        <w:rPr>
          <w:ins w:id="1776" w:author="D T" w:date="2019-11-19T00:22:00Z"/>
        </w:rPr>
      </w:pPr>
    </w:p>
    <w:p w14:paraId="532875CF" w14:textId="523C789D" w:rsidR="000915BE" w:rsidRDefault="000915BE">
      <w:pPr>
        <w:ind w:right="240"/>
        <w:rPr>
          <w:ins w:id="1777" w:author="D T" w:date="2019-11-19T00:22:00Z"/>
        </w:rPr>
      </w:pPr>
    </w:p>
    <w:p w14:paraId="74EC06E2" w14:textId="1DD102DE" w:rsidR="000915BE" w:rsidRDefault="000915BE">
      <w:pPr>
        <w:ind w:right="240"/>
        <w:rPr>
          <w:ins w:id="1778" w:author="D T" w:date="2019-11-19T00:22:00Z"/>
        </w:rPr>
      </w:pPr>
    </w:p>
    <w:p w14:paraId="7667AE60" w14:textId="02998DC4" w:rsidR="000915BE" w:rsidRDefault="000915BE">
      <w:pPr>
        <w:ind w:right="240"/>
        <w:rPr>
          <w:ins w:id="1779" w:author="D T" w:date="2019-11-19T00:22:00Z"/>
        </w:rPr>
      </w:pPr>
    </w:p>
    <w:p w14:paraId="57E05977" w14:textId="54D50C17" w:rsidR="000915BE" w:rsidRDefault="000915BE">
      <w:pPr>
        <w:ind w:right="240"/>
        <w:rPr>
          <w:ins w:id="1780" w:author="D T" w:date="2019-11-19T00:22:00Z"/>
        </w:rPr>
      </w:pPr>
    </w:p>
    <w:p w14:paraId="0C3DA161" w14:textId="3364C39B" w:rsidR="000915BE" w:rsidRDefault="000915BE">
      <w:pPr>
        <w:ind w:right="240"/>
        <w:rPr>
          <w:ins w:id="1781" w:author="D T" w:date="2019-11-19T00:22:00Z"/>
        </w:rPr>
      </w:pPr>
    </w:p>
    <w:p w14:paraId="3BB0E215" w14:textId="0BDE1221" w:rsidR="000915BE" w:rsidRDefault="000915BE">
      <w:pPr>
        <w:ind w:right="240"/>
        <w:rPr>
          <w:ins w:id="1782" w:author="D T" w:date="2019-11-19T00:22:00Z"/>
        </w:rPr>
      </w:pPr>
    </w:p>
    <w:p w14:paraId="616A2EF0" w14:textId="41979ACF" w:rsidR="000915BE" w:rsidRDefault="000915BE">
      <w:pPr>
        <w:ind w:right="240"/>
        <w:rPr>
          <w:ins w:id="1783" w:author="D T" w:date="2019-11-19T00:22:00Z"/>
        </w:rPr>
      </w:pPr>
    </w:p>
    <w:p w14:paraId="701AC712" w14:textId="4E53EF81" w:rsidR="000915BE" w:rsidRDefault="000915BE">
      <w:pPr>
        <w:ind w:right="240"/>
        <w:rPr>
          <w:ins w:id="1784" w:author="D T" w:date="2019-11-19T00:22:00Z"/>
        </w:rPr>
      </w:pPr>
    </w:p>
    <w:p w14:paraId="05180C59" w14:textId="069E55B4" w:rsidR="000915BE" w:rsidRDefault="000915BE">
      <w:pPr>
        <w:ind w:right="240"/>
        <w:rPr>
          <w:ins w:id="1785" w:author="D T" w:date="2019-11-19T00:22:00Z"/>
        </w:rPr>
      </w:pPr>
    </w:p>
    <w:p w14:paraId="034A83AE" w14:textId="77777777" w:rsidR="000915BE" w:rsidRDefault="000915BE">
      <w:pPr>
        <w:ind w:right="240"/>
        <w:rPr>
          <w:rFonts w:hint="eastAsia"/>
        </w:rPr>
      </w:pPr>
    </w:p>
    <w:p w14:paraId="3B0B19D0" w14:textId="7F963E62" w:rsidR="002811F1" w:rsidRPr="00F11F2F" w:rsidRDefault="002811F1" w:rsidP="00F11F2F">
      <w:pPr>
        <w:pStyle w:val="1"/>
        <w:ind w:right="240"/>
      </w:pPr>
      <w:r w:rsidRPr="002811F1">
        <w:lastRenderedPageBreak/>
        <w:t>实验报告</w:t>
      </w:r>
      <w:r w:rsidR="00F11F2F">
        <w:rPr>
          <w:rFonts w:hint="eastAsia"/>
        </w:rPr>
        <w:t>六</w:t>
      </w:r>
    </w:p>
    <w:p w14:paraId="33EA190E" w14:textId="77777777" w:rsidR="002811F1" w:rsidRPr="002811F1" w:rsidRDefault="002811F1" w:rsidP="002811F1">
      <w:pPr>
        <w:widowControl/>
        <w:ind w:right="240"/>
      </w:pPr>
    </w:p>
    <w:tbl>
      <w:tblPr>
        <w:tblStyle w:val="a7"/>
        <w:tblW w:w="0" w:type="auto"/>
        <w:tblLook w:val="04A0" w:firstRow="1" w:lastRow="0" w:firstColumn="1" w:lastColumn="0" w:noHBand="0" w:noVBand="1"/>
        <w:tblPrChange w:id="1786" w:author="D T" w:date="2019-11-19T00:23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325"/>
        <w:gridCol w:w="3971"/>
        <w:tblGridChange w:id="1787">
          <w:tblGrid>
            <w:gridCol w:w="4129"/>
            <w:gridCol w:w="4167"/>
          </w:tblGrid>
        </w:tblGridChange>
      </w:tblGrid>
      <w:tr w:rsidR="002811F1" w:rsidRPr="002811F1" w14:paraId="6306E0B6" w14:textId="77777777" w:rsidTr="000915BE">
        <w:trPr>
          <w:trHeight w:val="524"/>
          <w:trPrChange w:id="1788" w:author="D T" w:date="2019-11-19T00:23:00Z">
            <w:trPr>
              <w:trHeight w:val="524"/>
            </w:trPr>
          </w:trPrChange>
        </w:trPr>
        <w:tc>
          <w:tcPr>
            <w:tcW w:w="8296" w:type="dxa"/>
            <w:gridSpan w:val="2"/>
            <w:vAlign w:val="center"/>
            <w:tcPrChange w:id="1789" w:author="D T" w:date="2019-11-19T00:23:00Z">
              <w:tcPr>
                <w:tcW w:w="8540" w:type="dxa"/>
                <w:gridSpan w:val="2"/>
                <w:vAlign w:val="center"/>
              </w:tcPr>
            </w:tcPrChange>
          </w:tcPr>
          <w:p w14:paraId="36CFF56B" w14:textId="77777777" w:rsidR="002811F1" w:rsidRPr="002811F1" w:rsidRDefault="002811F1" w:rsidP="002811F1">
            <w:pPr>
              <w:widowControl/>
              <w:ind w:right="240"/>
            </w:pPr>
            <w:r w:rsidRPr="002811F1">
              <w:t>实验名称：</w:t>
            </w:r>
            <w:r w:rsidRPr="002811F1">
              <w:rPr>
                <w:rFonts w:hint="eastAsia"/>
              </w:rPr>
              <w:t>配置动态</w:t>
            </w:r>
            <w:r w:rsidRPr="002811F1">
              <w:rPr>
                <w:rFonts w:hint="eastAsia"/>
              </w:rPr>
              <w:t>NAT</w:t>
            </w:r>
          </w:p>
        </w:tc>
      </w:tr>
      <w:tr w:rsidR="002811F1" w:rsidRPr="002811F1" w14:paraId="5A4B560B" w14:textId="77777777" w:rsidTr="000915BE">
        <w:trPr>
          <w:trHeight w:val="545"/>
          <w:trPrChange w:id="1790" w:author="D T" w:date="2019-11-19T00:23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1791" w:author="D T" w:date="2019-11-19T00:23:00Z">
              <w:tcPr>
                <w:tcW w:w="4270" w:type="dxa"/>
                <w:vAlign w:val="center"/>
              </w:tcPr>
            </w:tcPrChange>
          </w:tcPr>
          <w:p w14:paraId="19E793F7" w14:textId="6B04F8E6" w:rsidR="002811F1" w:rsidRPr="002811F1" w:rsidRDefault="002811F1" w:rsidP="002811F1">
            <w:pPr>
              <w:widowControl/>
              <w:ind w:right="240"/>
            </w:pPr>
            <w:r w:rsidRPr="002811F1">
              <w:t>实验台号：</w:t>
            </w:r>
            <w:r>
              <w:rPr>
                <w:rFonts w:hint="eastAsia"/>
              </w:rPr>
              <w:t>2</w:t>
            </w:r>
          </w:p>
        </w:tc>
        <w:tc>
          <w:tcPr>
            <w:tcW w:w="3906" w:type="dxa"/>
            <w:vAlign w:val="center"/>
            <w:tcPrChange w:id="1792" w:author="D T" w:date="2019-11-19T00:23:00Z">
              <w:tcPr>
                <w:tcW w:w="4270" w:type="dxa"/>
                <w:vAlign w:val="center"/>
              </w:tcPr>
            </w:tcPrChange>
          </w:tcPr>
          <w:p w14:paraId="64242925" w14:textId="77777777" w:rsidR="002811F1" w:rsidRPr="002811F1" w:rsidRDefault="002811F1" w:rsidP="002811F1">
            <w:pPr>
              <w:widowControl/>
              <w:ind w:right="240"/>
            </w:pPr>
            <w:r w:rsidRPr="002811F1">
              <w:t>实验时间：</w:t>
            </w:r>
            <w:r w:rsidRPr="002811F1">
              <w:rPr>
                <w:rFonts w:hint="eastAsia"/>
              </w:rPr>
              <w:t>2019</w:t>
            </w:r>
            <w:r w:rsidRPr="002811F1">
              <w:rPr>
                <w:rFonts w:hint="eastAsia"/>
              </w:rPr>
              <w:t>年</w:t>
            </w:r>
            <w:r w:rsidRPr="002811F1">
              <w:rPr>
                <w:rFonts w:hint="eastAsia"/>
              </w:rPr>
              <w:t>11</w:t>
            </w:r>
            <w:r w:rsidRPr="002811F1">
              <w:rPr>
                <w:rFonts w:hint="eastAsia"/>
              </w:rPr>
              <w:t>月</w:t>
            </w:r>
            <w:r w:rsidRPr="002811F1">
              <w:rPr>
                <w:rFonts w:hint="eastAsia"/>
              </w:rPr>
              <w:t>2</w:t>
            </w:r>
            <w:r w:rsidRPr="002811F1">
              <w:rPr>
                <w:rFonts w:hint="eastAsia"/>
              </w:rPr>
              <w:t>日</w:t>
            </w:r>
          </w:p>
        </w:tc>
      </w:tr>
      <w:tr w:rsidR="002811F1" w:rsidRPr="002811F1" w14:paraId="32A68A64" w14:textId="77777777" w:rsidTr="000915BE">
        <w:trPr>
          <w:trHeight w:val="1120"/>
          <w:trPrChange w:id="1793" w:author="D T" w:date="2019-11-19T00:23:00Z">
            <w:trPr>
              <w:trHeight w:val="1120"/>
            </w:trPr>
          </w:trPrChange>
        </w:trPr>
        <w:tc>
          <w:tcPr>
            <w:tcW w:w="8296" w:type="dxa"/>
            <w:gridSpan w:val="2"/>
            <w:tcPrChange w:id="1794" w:author="D T" w:date="2019-11-19T00:23:00Z">
              <w:tcPr>
                <w:tcW w:w="8540" w:type="dxa"/>
                <w:gridSpan w:val="2"/>
              </w:tcPr>
            </w:tcPrChange>
          </w:tcPr>
          <w:p w14:paraId="2236FD13" w14:textId="77777777" w:rsidR="00867DDC" w:rsidRDefault="002811F1" w:rsidP="002811F1">
            <w:pPr>
              <w:widowControl/>
              <w:ind w:right="240"/>
              <w:rPr>
                <w:ins w:id="1795" w:author="D T" w:date="2019-11-17T20:46:00Z"/>
              </w:rPr>
            </w:pPr>
            <w:r w:rsidRPr="002811F1">
              <w:t>实验小组：第</w:t>
            </w:r>
            <w:r w:rsidRPr="002811F1">
              <w:rPr>
                <w:rFonts w:hint="eastAsia"/>
              </w:rPr>
              <w:t>2</w:t>
            </w:r>
            <w:r w:rsidRPr="002811F1">
              <w:tab/>
            </w:r>
            <w:r w:rsidRPr="002811F1">
              <w:t>组</w:t>
            </w:r>
            <w:r w:rsidRPr="002811F1">
              <w:tab/>
            </w:r>
          </w:p>
          <w:p w14:paraId="1730C987" w14:textId="2EC5AEE0" w:rsidR="002811F1" w:rsidRPr="002811F1" w:rsidRDefault="002811F1" w:rsidP="000915BE">
            <w:pPr>
              <w:pPrChange w:id="1796" w:author="D T" w:date="2019-11-19T00:22:00Z">
                <w:pPr>
                  <w:widowControl/>
                  <w:ind w:right="240"/>
                </w:pPr>
              </w:pPrChange>
            </w:pPr>
            <w:r w:rsidRPr="002811F1">
              <w:t>成员及本次实验分工</w:t>
            </w:r>
            <w:ins w:id="1797" w:author="D T" w:date="2019-11-17T20:46:00Z">
              <w:r w:rsidR="00867DDC">
                <w:rPr>
                  <w:rFonts w:hint="eastAsia"/>
                </w:rPr>
                <w:t>：</w:t>
              </w:r>
            </w:ins>
          </w:p>
          <w:p w14:paraId="45AFF83D" w14:textId="77777777" w:rsidR="002811F1" w:rsidRPr="002811F1" w:rsidDel="008A1F7E" w:rsidRDefault="002811F1" w:rsidP="000915BE">
            <w:pPr>
              <w:rPr>
                <w:del w:id="1798" w:author="D T" w:date="2019-11-18T23:49:00Z"/>
              </w:rPr>
              <w:pPrChange w:id="1799" w:author="D T" w:date="2019-11-19T00:22:00Z">
                <w:pPr>
                  <w:widowControl/>
                  <w:ind w:right="240"/>
                </w:pPr>
              </w:pPrChange>
            </w:pPr>
            <w:proofErr w:type="gramStart"/>
            <w:r w:rsidRPr="002811F1">
              <w:rPr>
                <w:rFonts w:hint="eastAsia"/>
              </w:rPr>
              <w:t>於</w:t>
            </w:r>
            <w:proofErr w:type="gramEnd"/>
            <w:r w:rsidRPr="002811F1">
              <w:rPr>
                <w:rFonts w:hint="eastAsia"/>
              </w:rPr>
              <w:t>文卓、牟宇、李正瑜、李萌</w:t>
            </w:r>
            <w:proofErr w:type="gramStart"/>
            <w:r w:rsidRPr="002811F1">
              <w:rPr>
                <w:rFonts w:hint="eastAsia"/>
              </w:rPr>
              <w:t>玻</w:t>
            </w:r>
            <w:proofErr w:type="gramEnd"/>
            <w:r w:rsidRPr="002811F1">
              <w:rPr>
                <w:rFonts w:hint="eastAsia"/>
              </w:rPr>
              <w:t>、章伟（主要完成人）</w:t>
            </w:r>
          </w:p>
          <w:p w14:paraId="1CA9A187" w14:textId="77777777" w:rsidR="002811F1" w:rsidRPr="002811F1" w:rsidRDefault="002811F1" w:rsidP="000915BE">
            <w:pPr>
              <w:rPr>
                <w:rFonts w:hint="eastAsia"/>
              </w:rPr>
              <w:pPrChange w:id="1800" w:author="D T" w:date="2019-11-19T00:22:00Z">
                <w:pPr>
                  <w:widowControl/>
                  <w:ind w:right="240"/>
                </w:pPr>
              </w:pPrChange>
            </w:pPr>
          </w:p>
        </w:tc>
      </w:tr>
      <w:tr w:rsidR="002811F1" w:rsidRPr="002811F1" w14:paraId="42EDE356" w14:textId="77777777" w:rsidTr="000915BE">
        <w:trPr>
          <w:trHeight w:val="980"/>
          <w:trPrChange w:id="1801" w:author="D T" w:date="2019-11-19T00:23:00Z">
            <w:trPr>
              <w:trHeight w:val="980"/>
            </w:trPr>
          </w:trPrChange>
        </w:trPr>
        <w:tc>
          <w:tcPr>
            <w:tcW w:w="8296" w:type="dxa"/>
            <w:gridSpan w:val="2"/>
            <w:tcPrChange w:id="1802" w:author="D T" w:date="2019-11-19T00:23:00Z">
              <w:tcPr>
                <w:tcW w:w="8540" w:type="dxa"/>
                <w:gridSpan w:val="2"/>
              </w:tcPr>
            </w:tcPrChange>
          </w:tcPr>
          <w:p w14:paraId="3A17E9B5" w14:textId="77777777" w:rsidR="002811F1" w:rsidRPr="002811F1" w:rsidRDefault="002811F1" w:rsidP="002811F1">
            <w:pPr>
              <w:widowControl/>
              <w:ind w:right="240"/>
            </w:pPr>
            <w:r w:rsidRPr="002811F1">
              <w:t>实验目的：</w:t>
            </w:r>
          </w:p>
          <w:p w14:paraId="426D9441" w14:textId="07142CF4" w:rsidR="002811F1" w:rsidRPr="008A1F7E" w:rsidDel="008A1F7E" w:rsidRDefault="002811F1" w:rsidP="000915BE">
            <w:pPr>
              <w:rPr>
                <w:del w:id="1803" w:author="D T" w:date="2019-11-18T23:49:00Z"/>
                <w:rPrChange w:id="1804" w:author="D T" w:date="2019-11-18T23:49:00Z">
                  <w:rPr>
                    <w:del w:id="1805" w:author="D T" w:date="2019-11-18T23:49:00Z"/>
                  </w:rPr>
                </w:rPrChange>
              </w:rPr>
              <w:pPrChange w:id="1806" w:author="D T" w:date="2019-11-19T00:22:00Z">
                <w:pPr>
                  <w:widowControl/>
                </w:pPr>
              </w:pPrChange>
            </w:pPr>
            <w:r w:rsidRPr="008A1F7E">
              <w:rPr>
                <w:rFonts w:hint="eastAsia"/>
                <w:rPrChange w:id="1807" w:author="D T" w:date="2019-11-18T23:49:00Z">
                  <w:rPr>
                    <w:rFonts w:hint="eastAsia"/>
                  </w:rPr>
                </w:rPrChange>
              </w:rPr>
              <w:t>配置网络地址变换，为私有地址的用户提供到外部网络的资源的访问</w:t>
            </w:r>
            <w:ins w:id="1808" w:author="D T" w:date="2019-11-18T23:49:00Z">
              <w:r w:rsidR="008A1F7E" w:rsidRPr="008A1F7E">
                <w:rPr>
                  <w:rFonts w:hint="eastAsia"/>
                  <w:rPrChange w:id="1809" w:author="D T" w:date="2019-11-18T23:49:00Z">
                    <w:rPr>
                      <w:rFonts w:hint="eastAsia"/>
                    </w:rPr>
                  </w:rPrChange>
                </w:rPr>
                <w:t>配置网络地址变换，提供到公司共享服务器的可靠外部访问。本实验的目的是通过配置静态地址传输，动态地址传输，对</w:t>
              </w:r>
              <w:r w:rsidR="008A1F7E" w:rsidRPr="008A1F7E">
                <w:rPr>
                  <w:rFonts w:hint="eastAsia"/>
                  <w:rPrChange w:id="1810" w:author="D T" w:date="2019-11-18T23:49:00Z">
                    <w:rPr>
                      <w:rFonts w:hint="eastAsia"/>
                    </w:rPr>
                  </w:rPrChange>
                </w:rPr>
                <w:t>NAT</w:t>
              </w:r>
              <w:r w:rsidR="008A1F7E" w:rsidRPr="008A1F7E">
                <w:rPr>
                  <w:rFonts w:hint="eastAsia"/>
                  <w:rPrChange w:id="1811" w:author="D T" w:date="2019-11-18T23:49:00Z">
                    <w:rPr>
                      <w:rFonts w:hint="eastAsia"/>
                    </w:rPr>
                  </w:rPrChange>
                </w:rPr>
                <w:t>的工作原理有初步的熟悉，把握</w:t>
              </w:r>
              <w:r w:rsidR="008A1F7E" w:rsidRPr="008A1F7E">
                <w:rPr>
                  <w:rFonts w:hint="eastAsia"/>
                  <w:rPrChange w:id="1812" w:author="D T" w:date="2019-11-18T23:49:00Z">
                    <w:rPr>
                      <w:rFonts w:hint="eastAsia"/>
                    </w:rPr>
                  </w:rPrChange>
                </w:rPr>
                <w:t>NAT</w:t>
              </w:r>
              <w:r w:rsidR="008A1F7E" w:rsidRPr="008A1F7E">
                <w:rPr>
                  <w:rFonts w:hint="eastAsia"/>
                  <w:rPrChange w:id="1813" w:author="D T" w:date="2019-11-18T23:49:00Z">
                    <w:rPr>
                      <w:rFonts w:hint="eastAsia"/>
                    </w:rPr>
                  </w:rPrChange>
                </w:rPr>
                <w:t>在路由器上的配置方法，对</w:t>
              </w:r>
              <w:r w:rsidR="008A1F7E" w:rsidRPr="008A1F7E">
                <w:rPr>
                  <w:rFonts w:hint="eastAsia"/>
                  <w:rPrChange w:id="1814" w:author="D T" w:date="2019-11-18T23:49:00Z">
                    <w:rPr>
                      <w:rFonts w:hint="eastAsia"/>
                    </w:rPr>
                  </w:rPrChange>
                </w:rPr>
                <w:t>NAT</w:t>
              </w:r>
              <w:r w:rsidR="008A1F7E" w:rsidRPr="008A1F7E">
                <w:rPr>
                  <w:rFonts w:hint="eastAsia"/>
                  <w:rPrChange w:id="1815" w:author="D T" w:date="2019-11-18T23:49:00Z">
                    <w:rPr>
                      <w:rFonts w:hint="eastAsia"/>
                    </w:rPr>
                  </w:rPrChange>
                </w:rPr>
                <w:t>在网络上的应用有更深的了解，丰富计算机网络理论知识，加深对计算机网络的理解。</w:t>
              </w:r>
            </w:ins>
            <w:del w:id="1816" w:author="D T" w:date="2019-11-19T00:22:00Z">
              <w:r w:rsidRPr="008A1F7E" w:rsidDel="000915BE">
                <w:rPr>
                  <w:rFonts w:hint="eastAsia"/>
                  <w:rPrChange w:id="1817" w:author="D T" w:date="2019-11-18T23:49:00Z">
                    <w:rPr>
                      <w:rFonts w:hint="eastAsia"/>
                    </w:rPr>
                  </w:rPrChange>
                </w:rPr>
                <w:delText>。</w:delText>
              </w:r>
            </w:del>
          </w:p>
          <w:p w14:paraId="565CD896" w14:textId="77777777" w:rsidR="002811F1" w:rsidRPr="002811F1" w:rsidRDefault="002811F1" w:rsidP="000915BE">
            <w:pPr>
              <w:rPr>
                <w:rFonts w:hint="eastAsia"/>
              </w:rPr>
              <w:pPrChange w:id="1818" w:author="D T" w:date="2019-11-19T00:22:00Z">
                <w:pPr>
                  <w:widowControl/>
                  <w:ind w:right="240"/>
                </w:pPr>
              </w:pPrChange>
            </w:pPr>
          </w:p>
        </w:tc>
      </w:tr>
      <w:tr w:rsidR="002811F1" w:rsidRPr="002811F1" w14:paraId="35F491D1" w14:textId="77777777" w:rsidTr="000915BE">
        <w:trPr>
          <w:trHeight w:val="1121"/>
          <w:trPrChange w:id="1819" w:author="D T" w:date="2019-11-19T00:23:00Z">
            <w:trPr>
              <w:trHeight w:val="1121"/>
            </w:trPr>
          </w:trPrChange>
        </w:trPr>
        <w:tc>
          <w:tcPr>
            <w:tcW w:w="8296" w:type="dxa"/>
            <w:gridSpan w:val="2"/>
            <w:tcPrChange w:id="1820" w:author="D T" w:date="2019-11-19T00:23:00Z">
              <w:tcPr>
                <w:tcW w:w="8540" w:type="dxa"/>
                <w:gridSpan w:val="2"/>
              </w:tcPr>
            </w:tcPrChange>
          </w:tcPr>
          <w:p w14:paraId="2D9E2786" w14:textId="275F1600" w:rsidR="008A1F7E" w:rsidRPr="002811F1" w:rsidRDefault="002811F1" w:rsidP="002811F1">
            <w:pPr>
              <w:widowControl/>
              <w:ind w:right="240"/>
              <w:rPr>
                <w:rFonts w:hint="eastAsia"/>
              </w:rPr>
            </w:pPr>
            <w:r w:rsidRPr="002811F1">
              <w:t>实验环境说明：</w:t>
            </w:r>
          </w:p>
          <w:p w14:paraId="4D40B90C" w14:textId="0D21B8AF" w:rsidR="002811F1" w:rsidDel="008A1F7E" w:rsidRDefault="002811F1" w:rsidP="000915BE">
            <w:pPr>
              <w:rPr>
                <w:del w:id="1821" w:author="D T" w:date="2019-11-18T23:49:00Z"/>
              </w:rPr>
              <w:pPrChange w:id="1822" w:author="D T" w:date="2019-11-19T00:22:00Z">
                <w:pPr>
                  <w:widowControl/>
                  <w:ind w:right="240"/>
                </w:pPr>
              </w:pPrChange>
            </w:pPr>
            <w:del w:id="1823" w:author="D T" w:date="2019-11-18T23:49:00Z">
              <w:r w:rsidRPr="002811F1" w:rsidDel="008A1F7E">
                <w:rPr>
                  <w:rFonts w:hint="eastAsia"/>
                </w:rPr>
                <w:delText>3</w:delText>
              </w:r>
              <w:r w:rsidRPr="002811F1" w:rsidDel="008A1F7E">
                <w:rPr>
                  <w:rFonts w:hint="eastAsia"/>
                </w:rPr>
                <w:delText>台</w:delText>
              </w:r>
              <w:r w:rsidRPr="002811F1" w:rsidDel="008A1F7E">
                <w:rPr>
                  <w:rFonts w:hint="eastAsia"/>
                </w:rPr>
                <w:delText>PC</w:delText>
              </w:r>
              <w:r w:rsidRPr="002811F1" w:rsidDel="008A1F7E">
                <w:rPr>
                  <w:rFonts w:hint="eastAsia"/>
                </w:rPr>
                <w:delText>机，</w:delText>
              </w:r>
              <w:r w:rsidRPr="002811F1" w:rsidDel="008A1F7E">
                <w:rPr>
                  <w:rFonts w:hint="eastAsia"/>
                </w:rPr>
                <w:delText>1</w:delText>
              </w:r>
              <w:r w:rsidRPr="002811F1" w:rsidDel="008A1F7E">
                <w:rPr>
                  <w:rFonts w:hint="eastAsia"/>
                </w:rPr>
                <w:delText>台交换机，两个路由器，一台服务器。</w:delText>
              </w:r>
            </w:del>
            <w:ins w:id="1824" w:author="D T" w:date="2019-11-18T23:49:00Z">
              <w:r w:rsidR="008A1F7E">
                <w:rPr>
                  <w:rFonts w:hint="eastAsia"/>
                </w:rPr>
                <w:t xml:space="preserve"> </w:t>
              </w:r>
              <w:r w:rsidR="008A1F7E" w:rsidRPr="008A1F7E">
                <w:rPr>
                  <w:rFonts w:hint="eastAsia"/>
                  <w:rPrChange w:id="1825" w:author="D T" w:date="2019-11-18T23:49:00Z">
                    <w:rPr>
                      <w:rFonts w:hint="eastAsia"/>
                    </w:rPr>
                  </w:rPrChange>
                </w:rPr>
                <w:t>Cisco Packet Tracer7.1</w:t>
              </w:r>
              <w:r w:rsidR="008A1F7E" w:rsidRPr="008A1F7E">
                <w:rPr>
                  <w:rFonts w:hint="eastAsia"/>
                  <w:rPrChange w:id="1826" w:author="D T" w:date="2019-11-18T23:49:00Z">
                    <w:rPr>
                      <w:rFonts w:hint="eastAsia"/>
                    </w:rPr>
                  </w:rPrChange>
                </w:rPr>
                <w:t>软件，</w:t>
              </w:r>
              <w:r w:rsidR="008A1F7E" w:rsidRPr="008A1F7E">
                <w:rPr>
                  <w:rFonts w:hint="eastAsia"/>
                  <w:rPrChange w:id="1827" w:author="D T" w:date="2019-11-18T23:49:00Z">
                    <w:rPr>
                      <w:rFonts w:hint="eastAsia"/>
                    </w:rPr>
                  </w:rPrChange>
                </w:rPr>
                <w:t>3</w:t>
              </w:r>
              <w:r w:rsidR="008A1F7E" w:rsidRPr="008A1F7E">
                <w:rPr>
                  <w:rFonts w:hint="eastAsia"/>
                  <w:rPrChange w:id="1828" w:author="D T" w:date="2019-11-18T23:49:00Z">
                    <w:rPr>
                      <w:rFonts w:hint="eastAsia"/>
                    </w:rPr>
                  </w:rPrChange>
                </w:rPr>
                <w:t>台</w:t>
              </w:r>
              <w:r w:rsidR="008A1F7E" w:rsidRPr="008A1F7E">
                <w:rPr>
                  <w:rFonts w:hint="eastAsia"/>
                  <w:rPrChange w:id="1829" w:author="D T" w:date="2019-11-18T23:49:00Z">
                    <w:rPr>
                      <w:rFonts w:hint="eastAsia"/>
                    </w:rPr>
                  </w:rPrChange>
                </w:rPr>
                <w:t>PC-RT</w:t>
              </w:r>
              <w:r w:rsidR="008A1F7E" w:rsidRPr="008A1F7E">
                <w:rPr>
                  <w:rFonts w:hint="eastAsia"/>
                  <w:rPrChange w:id="1830" w:author="D T" w:date="2019-11-18T23:49:00Z">
                    <w:rPr>
                      <w:rFonts w:hint="eastAsia"/>
                    </w:rPr>
                  </w:rPrChange>
                </w:rPr>
                <w:t>型（</w:t>
              </w:r>
              <w:r w:rsidR="008A1F7E" w:rsidRPr="008A1F7E">
                <w:rPr>
                  <w:rFonts w:hint="eastAsia"/>
                  <w:rPrChange w:id="1831" w:author="D T" w:date="2019-11-18T23:49:00Z">
                    <w:rPr>
                      <w:rFonts w:hint="eastAsia"/>
                    </w:rPr>
                  </w:rPrChange>
                </w:rPr>
                <w:t>PC</w:t>
              </w:r>
              <w:r w:rsidR="008A1F7E" w:rsidRPr="008A1F7E">
                <w:rPr>
                  <w:rFonts w:hint="eastAsia"/>
                  <w:rPrChange w:id="1832" w:author="D T" w:date="2019-11-18T23:49:00Z">
                    <w:rPr>
                      <w:rFonts w:hint="eastAsia"/>
                    </w:rPr>
                  </w:rPrChange>
                </w:rPr>
                <w:t>）机，</w:t>
              </w:r>
              <w:r w:rsidR="008A1F7E" w:rsidRPr="008A1F7E">
                <w:rPr>
                  <w:rFonts w:hint="eastAsia"/>
                  <w:rPrChange w:id="1833" w:author="D T" w:date="2019-11-18T23:49:00Z">
                    <w:rPr>
                      <w:rFonts w:hint="eastAsia"/>
                    </w:rPr>
                  </w:rPrChange>
                </w:rPr>
                <w:t>1</w:t>
              </w:r>
              <w:r w:rsidR="008A1F7E" w:rsidRPr="008A1F7E">
                <w:rPr>
                  <w:rFonts w:hint="eastAsia"/>
                  <w:rPrChange w:id="1834" w:author="D T" w:date="2019-11-18T23:49:00Z">
                    <w:rPr>
                      <w:rFonts w:hint="eastAsia"/>
                    </w:rPr>
                  </w:rPrChange>
                </w:rPr>
                <w:t>台</w:t>
              </w:r>
              <w:r w:rsidR="008A1F7E" w:rsidRPr="008A1F7E">
                <w:rPr>
                  <w:rFonts w:hint="eastAsia"/>
                  <w:rPrChange w:id="1835" w:author="D T" w:date="2019-11-18T23:49:00Z">
                    <w:rPr>
                      <w:rFonts w:hint="eastAsia"/>
                    </w:rPr>
                  </w:rPrChange>
                </w:rPr>
                <w:t>2960-24TT</w:t>
              </w:r>
              <w:r w:rsidR="008A1F7E" w:rsidRPr="008A1F7E">
                <w:rPr>
                  <w:rFonts w:hint="eastAsia"/>
                  <w:rPrChange w:id="1836" w:author="D T" w:date="2019-11-18T23:49:00Z">
                    <w:rPr>
                      <w:rFonts w:hint="eastAsia"/>
                    </w:rPr>
                  </w:rPrChange>
                </w:rPr>
                <w:t>型交换机，一台</w:t>
              </w:r>
              <w:r w:rsidR="008A1F7E" w:rsidRPr="008A1F7E">
                <w:rPr>
                  <w:rFonts w:hint="eastAsia"/>
                  <w:rPrChange w:id="1837" w:author="D T" w:date="2019-11-18T23:49:00Z">
                    <w:rPr>
                      <w:rFonts w:hint="eastAsia"/>
                    </w:rPr>
                  </w:rPrChange>
                </w:rPr>
                <w:t>2811</w:t>
              </w:r>
              <w:r w:rsidR="008A1F7E" w:rsidRPr="008A1F7E">
                <w:rPr>
                  <w:rFonts w:hint="eastAsia"/>
                  <w:rPrChange w:id="1838" w:author="D T" w:date="2019-11-18T23:49:00Z">
                    <w:rPr>
                      <w:rFonts w:hint="eastAsia"/>
                    </w:rPr>
                  </w:rPrChange>
                </w:rPr>
                <w:t>型</w:t>
              </w:r>
              <w:r w:rsidR="008A1F7E" w:rsidRPr="008A1F7E">
                <w:rPr>
                  <w:rFonts w:hint="eastAsia"/>
                  <w:rPrChange w:id="1839" w:author="D T" w:date="2019-11-18T23:49:00Z">
                    <w:rPr>
                      <w:rFonts w:hint="eastAsia"/>
                    </w:rPr>
                  </w:rPrChange>
                </w:rPr>
                <w:t>Router</w:t>
              </w:r>
              <w:r w:rsidR="008A1F7E" w:rsidRPr="008A1F7E">
                <w:rPr>
                  <w:rFonts w:hint="eastAsia"/>
                  <w:rPrChange w:id="1840" w:author="D T" w:date="2019-11-18T23:49:00Z">
                    <w:rPr>
                      <w:rFonts w:hint="eastAsia"/>
                    </w:rPr>
                  </w:rPrChange>
                </w:rPr>
                <w:t>路由器，一台</w:t>
              </w:r>
              <w:r w:rsidR="008A1F7E" w:rsidRPr="008A1F7E">
                <w:rPr>
                  <w:rFonts w:hint="eastAsia"/>
                  <w:rPrChange w:id="1841" w:author="D T" w:date="2019-11-18T23:49:00Z">
                    <w:rPr>
                      <w:rFonts w:hint="eastAsia"/>
                    </w:rPr>
                  </w:rPrChange>
                </w:rPr>
                <w:t>2811</w:t>
              </w:r>
              <w:r w:rsidR="008A1F7E" w:rsidRPr="008A1F7E">
                <w:rPr>
                  <w:rFonts w:hint="eastAsia"/>
                  <w:rPrChange w:id="1842" w:author="D T" w:date="2019-11-18T23:49:00Z">
                    <w:rPr>
                      <w:rFonts w:hint="eastAsia"/>
                    </w:rPr>
                  </w:rPrChange>
                </w:rPr>
                <w:t>型</w:t>
              </w:r>
              <w:r w:rsidR="008A1F7E" w:rsidRPr="008A1F7E">
                <w:rPr>
                  <w:rFonts w:hint="eastAsia"/>
                  <w:rPrChange w:id="1843" w:author="D T" w:date="2019-11-18T23:49:00Z">
                    <w:rPr>
                      <w:rFonts w:hint="eastAsia"/>
                    </w:rPr>
                  </w:rPrChange>
                </w:rPr>
                <w:t>ISP</w:t>
              </w:r>
              <w:r w:rsidR="008A1F7E" w:rsidRPr="008A1F7E">
                <w:rPr>
                  <w:rFonts w:hint="eastAsia"/>
                  <w:rPrChange w:id="1844" w:author="D T" w:date="2019-11-18T23:49:00Z">
                    <w:rPr>
                      <w:rFonts w:hint="eastAsia"/>
                    </w:rPr>
                  </w:rPrChange>
                </w:rPr>
                <w:t>路由器，一台</w:t>
              </w:r>
              <w:r w:rsidR="008A1F7E" w:rsidRPr="008A1F7E">
                <w:rPr>
                  <w:rFonts w:hint="eastAsia"/>
                  <w:rPrChange w:id="1845" w:author="D T" w:date="2019-11-18T23:49:00Z">
                    <w:rPr>
                      <w:rFonts w:hint="eastAsia"/>
                    </w:rPr>
                  </w:rPrChange>
                </w:rPr>
                <w:t>Serve-PT</w:t>
              </w:r>
              <w:r w:rsidR="008A1F7E" w:rsidRPr="008A1F7E">
                <w:rPr>
                  <w:rFonts w:hint="eastAsia"/>
                  <w:rPrChange w:id="1846" w:author="D T" w:date="2019-11-18T23:49:00Z">
                    <w:rPr>
                      <w:rFonts w:hint="eastAsia"/>
                    </w:rPr>
                  </w:rPrChange>
                </w:rPr>
                <w:t>型服务器</w:t>
              </w:r>
              <w:r w:rsidR="008A1F7E">
                <w:rPr>
                  <w:rFonts w:hint="eastAsia"/>
                </w:rPr>
                <w:t>。</w:t>
              </w:r>
            </w:ins>
          </w:p>
          <w:p w14:paraId="61B6CE57" w14:textId="77777777" w:rsidR="008A1F7E" w:rsidRPr="008A1F7E" w:rsidRDefault="008A1F7E" w:rsidP="000915BE">
            <w:pPr>
              <w:rPr>
                <w:ins w:id="1847" w:author="D T" w:date="2019-11-18T23:49:00Z"/>
                <w:rFonts w:hint="eastAsia"/>
                <w:rPrChange w:id="1848" w:author="D T" w:date="2019-11-18T23:49:00Z">
                  <w:rPr>
                    <w:ins w:id="1849" w:author="D T" w:date="2019-11-18T23:49:00Z"/>
                  </w:rPr>
                </w:rPrChange>
              </w:rPr>
              <w:pPrChange w:id="1850" w:author="D T" w:date="2019-11-19T00:22:00Z">
                <w:pPr>
                  <w:widowControl/>
                  <w:ind w:right="240"/>
                </w:pPr>
              </w:pPrChange>
            </w:pPr>
          </w:p>
          <w:p w14:paraId="691C7BF6" w14:textId="77777777" w:rsidR="002811F1" w:rsidRPr="002811F1" w:rsidDel="008A1F7E" w:rsidRDefault="002811F1" w:rsidP="002811F1">
            <w:pPr>
              <w:widowControl/>
              <w:ind w:right="240"/>
              <w:rPr>
                <w:del w:id="1851" w:author="D T" w:date="2019-11-18T23:49:00Z"/>
                <w:rFonts w:hint="eastAsia"/>
              </w:rPr>
            </w:pPr>
          </w:p>
          <w:p w14:paraId="04CC8AC6" w14:textId="77777777" w:rsidR="002811F1" w:rsidRPr="002811F1" w:rsidRDefault="002811F1" w:rsidP="002811F1">
            <w:pPr>
              <w:widowControl/>
              <w:ind w:right="240"/>
              <w:rPr>
                <w:rFonts w:hint="eastAsia"/>
              </w:rPr>
            </w:pPr>
          </w:p>
        </w:tc>
      </w:tr>
      <w:tr w:rsidR="002811F1" w:rsidRPr="002811F1" w14:paraId="018DDC37" w14:textId="77777777" w:rsidTr="000915BE">
        <w:trPr>
          <w:trHeight w:val="1266"/>
          <w:trPrChange w:id="1852" w:author="D T" w:date="2019-11-19T00:23:00Z">
            <w:trPr>
              <w:trHeight w:val="1266"/>
            </w:trPr>
          </w:trPrChange>
        </w:trPr>
        <w:tc>
          <w:tcPr>
            <w:tcW w:w="8296" w:type="dxa"/>
            <w:gridSpan w:val="2"/>
            <w:tcPrChange w:id="1853" w:author="D T" w:date="2019-11-19T00:23:00Z">
              <w:tcPr>
                <w:tcW w:w="8540" w:type="dxa"/>
                <w:gridSpan w:val="2"/>
              </w:tcPr>
            </w:tcPrChange>
          </w:tcPr>
          <w:p w14:paraId="028AC823" w14:textId="38CD6DBE" w:rsidR="002811F1" w:rsidRDefault="002811F1" w:rsidP="002811F1">
            <w:pPr>
              <w:widowControl/>
              <w:ind w:right="240"/>
            </w:pPr>
            <w:r w:rsidRPr="002811F1">
              <w:t>实验过程、步骤（可另附页、使用网络拓扑图等辅助说明）及结果：</w:t>
            </w:r>
          </w:p>
          <w:p w14:paraId="3BF7D1F0" w14:textId="6E224EF9" w:rsidR="002811F1" w:rsidRPr="002811F1" w:rsidDel="008A1F7E" w:rsidRDefault="002811F1" w:rsidP="008A1F7E">
            <w:pPr>
              <w:widowControl/>
              <w:ind w:right="240"/>
              <w:jc w:val="center"/>
              <w:rPr>
                <w:del w:id="1854" w:author="D T" w:date="2019-11-18T23:49:00Z"/>
              </w:rPr>
              <w:pPrChange w:id="1855" w:author="D T" w:date="2019-11-18T23:49:00Z">
                <w:pPr>
                  <w:widowControl/>
                </w:pPr>
              </w:pPrChange>
            </w:pPr>
            <w:del w:id="1856" w:author="D T" w:date="2019-11-18T23:49:00Z">
              <w:r w:rsidDel="008A1F7E">
                <w:rPr>
                  <w:noProof/>
                </w:rPr>
                <w:lastRenderedPageBreak/>
                <w:drawing>
                  <wp:inline distT="0" distB="0" distL="0" distR="0" wp14:anchorId="36B64432" wp14:editId="59A45670">
                    <wp:extent cx="5411645" cy="2101850"/>
                    <wp:effectExtent l="0" t="0" r="0" b="0"/>
                    <wp:docPr id="105" name="图片 10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13061" cy="21024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1857" w:author="D T" w:date="2019-11-18T23:49:00Z">
              <w:r w:rsidR="008A1F7E">
                <w:rPr>
                  <w:rFonts w:ascii="宋体" w:hAnsi="宋体" w:cs="宋体"/>
                  <w:noProof/>
                  <w:kern w:val="0"/>
                  <w:szCs w:val="24"/>
                  <w:lang w:bidi="ar"/>
                </w:rPr>
                <w:drawing>
                  <wp:inline distT="0" distB="0" distL="114300" distR="114300" wp14:anchorId="353C9115" wp14:editId="5B64DD5D">
                    <wp:extent cx="4011164" cy="3111500"/>
                    <wp:effectExtent l="0" t="0" r="8890" b="0"/>
                    <wp:docPr id="83" name="图片 3" descr="IMG_2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3" name="图片 3" descr="IMG_2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15591" cy="31149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DBF4143" w14:textId="77777777" w:rsidR="002811F1" w:rsidRDefault="002811F1" w:rsidP="008A1F7E">
            <w:pPr>
              <w:widowControl/>
              <w:ind w:right="240"/>
              <w:jc w:val="center"/>
              <w:rPr>
                <w:rFonts w:hint="eastAsia"/>
              </w:rPr>
              <w:pPrChange w:id="1858" w:author="D T" w:date="2019-11-18T23:49:00Z">
                <w:pPr>
                  <w:widowControl/>
                </w:pPr>
              </w:pPrChange>
            </w:pPr>
          </w:p>
          <w:p w14:paraId="212C8596" w14:textId="0F54950E" w:rsidR="002811F1" w:rsidRPr="002811F1" w:rsidRDefault="000915BE" w:rsidP="000915BE">
            <w:pPr>
              <w:pStyle w:val="2"/>
              <w:pPrChange w:id="1859" w:author="D T" w:date="2019-11-19T00:22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ins w:id="1860" w:author="D T" w:date="2019-11-19T00:22:00Z">
              <w:r>
                <w:rPr>
                  <w:rFonts w:hint="eastAsia"/>
                </w:rPr>
                <w:t>1</w:t>
              </w:r>
            </w:ins>
            <w:ins w:id="1861" w:author="D T" w:date="2019-11-19T00:23:00Z">
              <w:r>
                <w:t>.</w:t>
              </w:r>
            </w:ins>
            <w:r w:rsidR="002811F1" w:rsidRPr="002811F1">
              <w:rPr>
                <w:rFonts w:hint="eastAsia"/>
              </w:rPr>
              <w:t>配置</w:t>
            </w:r>
            <w:r w:rsidR="002811F1" w:rsidRPr="002811F1">
              <w:rPr>
                <w:rFonts w:hint="eastAsia"/>
              </w:rPr>
              <w:t>PC0</w:t>
            </w:r>
            <w:r w:rsidR="002811F1" w:rsidRPr="002811F1">
              <w:rPr>
                <w:rFonts w:hint="eastAsia"/>
              </w:rPr>
              <w:t>，</w:t>
            </w:r>
            <w:r w:rsidR="002811F1" w:rsidRPr="002811F1">
              <w:rPr>
                <w:rFonts w:hint="eastAsia"/>
              </w:rPr>
              <w:t>PC1</w:t>
            </w:r>
            <w:r w:rsidR="002811F1" w:rsidRPr="002811F1">
              <w:rPr>
                <w:rFonts w:hint="eastAsia"/>
              </w:rPr>
              <w:t>，</w:t>
            </w:r>
            <w:r w:rsidR="002811F1" w:rsidRPr="002811F1">
              <w:rPr>
                <w:rFonts w:hint="eastAsia"/>
              </w:rPr>
              <w:t>PC2</w:t>
            </w:r>
            <w:r w:rsidR="002811F1" w:rsidRPr="002811F1">
              <w:rPr>
                <w:rFonts w:hint="eastAsia"/>
              </w:rPr>
              <w:t>，如图</w:t>
            </w:r>
            <w:r w:rsidR="002811F1" w:rsidRPr="002811F1">
              <w:rPr>
                <w:rFonts w:hint="eastAsia"/>
              </w:rPr>
              <w:t>1</w:t>
            </w:r>
            <w:r w:rsidR="002811F1" w:rsidRPr="002811F1">
              <w:rPr>
                <w:rFonts w:hint="eastAsia"/>
              </w:rPr>
              <w:t>所示：</w:t>
            </w:r>
          </w:p>
          <w:p w14:paraId="440D9F0A" w14:textId="77777777" w:rsidR="002811F1" w:rsidRPr="002811F1" w:rsidRDefault="002811F1" w:rsidP="008A1F7E">
            <w:pPr>
              <w:widowControl/>
              <w:ind w:right="240"/>
              <w:jc w:val="center"/>
              <w:pPrChange w:id="1862" w:author="D T" w:date="2019-11-18T23:49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645DC4F3" wp14:editId="07D3F2B9">
                  <wp:extent cx="4203700" cy="3656735"/>
                  <wp:effectExtent l="0" t="0" r="6350" b="127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087" cy="3664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B216A" w14:textId="6DC9F77B" w:rsidR="002811F1" w:rsidRPr="002811F1" w:rsidDel="008A1F7E" w:rsidRDefault="002811F1" w:rsidP="002811F1">
            <w:pPr>
              <w:widowControl/>
              <w:ind w:right="240"/>
              <w:rPr>
                <w:del w:id="1863" w:author="D T" w:date="2019-11-18T23:50:00Z"/>
              </w:rPr>
            </w:pPr>
            <w:del w:id="1864" w:author="D T" w:date="2019-11-18T23:50:00Z">
              <w:r w:rsidRPr="002811F1" w:rsidDel="008A1F7E">
                <w:lastRenderedPageBreak/>
                <w:delText>图</w:delText>
              </w:r>
              <w:r w:rsidRPr="002811F1" w:rsidDel="008A1F7E">
                <w:delText xml:space="preserve"> </w:delText>
              </w:r>
              <w:r w:rsidR="003634F4" w:rsidDel="008A1F7E"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fldChar w:fldCharType="separate"/>
              </w:r>
              <w:r w:rsidRPr="002811F1" w:rsidDel="008A1F7E">
                <w:delText>1</w:delText>
              </w:r>
              <w:r w:rsidR="003634F4" w:rsidDel="008A1F7E">
                <w:fldChar w:fldCharType="end"/>
              </w:r>
              <w:r w:rsidRPr="002811F1" w:rsidDel="008A1F7E">
                <w:rPr>
                  <w:rFonts w:hint="eastAsia"/>
                </w:rPr>
                <w:delText xml:space="preserve"> PC0</w:delText>
              </w:r>
              <w:r w:rsidRPr="002811F1" w:rsidDel="008A1F7E">
                <w:rPr>
                  <w:rFonts w:hint="eastAsia"/>
                </w:rPr>
                <w:delText>的配置</w:delText>
              </w:r>
            </w:del>
          </w:p>
          <w:p w14:paraId="2F5DD718" w14:textId="77777777" w:rsidR="002811F1" w:rsidRPr="002811F1" w:rsidRDefault="002811F1" w:rsidP="008A1F7E">
            <w:pPr>
              <w:widowControl/>
              <w:ind w:right="240"/>
              <w:jc w:val="center"/>
              <w:pPrChange w:id="1865" w:author="D T" w:date="2019-11-18T23:50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0FBDE46F" wp14:editId="50093E44">
                  <wp:extent cx="4628864" cy="4025900"/>
                  <wp:effectExtent l="0" t="0" r="635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166" cy="4028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1189A9" w14:textId="100C85B7" w:rsidR="002811F1" w:rsidRPr="002811F1" w:rsidDel="008A1F7E" w:rsidRDefault="002811F1" w:rsidP="002811F1">
            <w:pPr>
              <w:widowControl/>
              <w:ind w:right="240"/>
              <w:rPr>
                <w:del w:id="1866" w:author="D T" w:date="2019-11-18T23:50:00Z"/>
                <w:rFonts w:hint="eastAsia"/>
              </w:rPr>
            </w:pPr>
            <w:del w:id="1867" w:author="D T" w:date="2019-11-18T23:50:00Z">
              <w:r w:rsidRPr="002811F1" w:rsidDel="008A1F7E">
                <w:delText>图</w:delText>
              </w:r>
              <w:r w:rsidRPr="002811F1" w:rsidDel="008A1F7E">
                <w:delText xml:space="preserve"> </w:delText>
              </w:r>
              <w:r w:rsidR="003634F4" w:rsidDel="008A1F7E"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fldChar w:fldCharType="separate"/>
              </w:r>
              <w:r w:rsidRPr="002811F1" w:rsidDel="008A1F7E">
                <w:delText>2</w:delText>
              </w:r>
              <w:r w:rsidR="003634F4" w:rsidDel="008A1F7E">
                <w:fldChar w:fldCharType="end"/>
              </w:r>
              <w:r w:rsidRPr="002811F1" w:rsidDel="008A1F7E">
                <w:rPr>
                  <w:rFonts w:hint="eastAsia"/>
                </w:rPr>
                <w:delText xml:space="preserve"> PC1</w:delText>
              </w:r>
              <w:r w:rsidRPr="002811F1" w:rsidDel="008A1F7E">
                <w:rPr>
                  <w:rFonts w:hint="eastAsia"/>
                </w:rPr>
                <w:delText>的配置</w:delText>
              </w:r>
            </w:del>
          </w:p>
          <w:p w14:paraId="41DAFF59" w14:textId="77777777" w:rsidR="002811F1" w:rsidRPr="002811F1" w:rsidRDefault="002811F1" w:rsidP="002811F1">
            <w:pPr>
              <w:widowControl/>
              <w:ind w:right="240"/>
              <w:rPr>
                <w:rFonts w:hint="eastAsia"/>
              </w:rPr>
            </w:pPr>
          </w:p>
          <w:p w14:paraId="0982C2D7" w14:textId="77777777" w:rsidR="002811F1" w:rsidRPr="002811F1" w:rsidRDefault="002811F1" w:rsidP="008A1F7E">
            <w:pPr>
              <w:widowControl/>
              <w:ind w:right="240"/>
              <w:jc w:val="center"/>
              <w:pPrChange w:id="1868" w:author="D T" w:date="2019-11-18T23:50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7C0DCA6A" wp14:editId="7E0C4E3C">
                  <wp:extent cx="4445984" cy="3867150"/>
                  <wp:effectExtent l="0" t="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469" cy="3871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96CD9" w14:textId="4806810E" w:rsidR="002811F1" w:rsidRPr="002811F1" w:rsidDel="008A1F7E" w:rsidRDefault="000915BE" w:rsidP="002811F1">
            <w:pPr>
              <w:widowControl/>
              <w:ind w:right="240"/>
              <w:rPr>
                <w:del w:id="1869" w:author="D T" w:date="2019-11-18T23:50:00Z"/>
              </w:rPr>
            </w:pPr>
            <w:ins w:id="1870" w:author="D T" w:date="2019-11-19T00:23:00Z">
              <w:r>
                <w:rPr>
                  <w:rFonts w:hint="eastAsia"/>
                </w:rPr>
                <w:lastRenderedPageBreak/>
                <w:t>2</w:t>
              </w:r>
              <w:r>
                <w:t>.</w:t>
              </w:r>
            </w:ins>
            <w:del w:id="1871" w:author="D T" w:date="2019-11-18T23:50:00Z">
              <w:r w:rsidR="002811F1" w:rsidRPr="002811F1" w:rsidDel="008A1F7E">
                <w:delText>图</w:delText>
              </w:r>
              <w:r w:rsidR="002811F1" w:rsidRPr="002811F1" w:rsidDel="008A1F7E">
                <w:delText xml:space="preserve"> </w:delText>
              </w:r>
              <w:r w:rsidR="003634F4" w:rsidDel="008A1F7E"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fldChar w:fldCharType="separate"/>
              </w:r>
              <w:r w:rsidR="002811F1" w:rsidRPr="002811F1" w:rsidDel="008A1F7E">
                <w:delText>3</w:delText>
              </w:r>
              <w:r w:rsidR="003634F4" w:rsidDel="008A1F7E">
                <w:fldChar w:fldCharType="end"/>
              </w:r>
              <w:r w:rsidR="002811F1" w:rsidRPr="002811F1" w:rsidDel="008A1F7E">
                <w:rPr>
                  <w:rFonts w:hint="eastAsia"/>
                </w:rPr>
                <w:delText xml:space="preserve"> PC2</w:delText>
              </w:r>
              <w:r w:rsidR="002811F1" w:rsidRPr="002811F1" w:rsidDel="008A1F7E">
                <w:rPr>
                  <w:rFonts w:hint="eastAsia"/>
                </w:rPr>
                <w:delText>的配置</w:delText>
              </w:r>
            </w:del>
          </w:p>
          <w:p w14:paraId="6551AA41" w14:textId="77777777" w:rsidR="002811F1" w:rsidRPr="002811F1" w:rsidRDefault="002811F1" w:rsidP="000915BE">
            <w:pPr>
              <w:pStyle w:val="2"/>
              <w:pPrChange w:id="1872" w:author="D T" w:date="2019-11-19T00:23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r w:rsidRPr="002811F1">
              <w:rPr>
                <w:rFonts w:hint="eastAsia"/>
              </w:rPr>
              <w:t>配置路由器</w:t>
            </w:r>
            <w:r w:rsidRPr="002811F1">
              <w:rPr>
                <w:rFonts w:hint="eastAsia"/>
              </w:rPr>
              <w:t>R0</w:t>
            </w:r>
            <w:r w:rsidRPr="002811F1">
              <w:rPr>
                <w:rFonts w:hint="eastAsia"/>
              </w:rPr>
              <w:t>，如图所示：</w:t>
            </w:r>
          </w:p>
          <w:p w14:paraId="08FD6F56" w14:textId="77777777" w:rsidR="002811F1" w:rsidRPr="002811F1" w:rsidRDefault="002811F1" w:rsidP="008A1F7E">
            <w:pPr>
              <w:widowControl/>
              <w:ind w:right="240"/>
              <w:jc w:val="center"/>
              <w:pPrChange w:id="1873" w:author="D T" w:date="2019-11-18T23:50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062B4532" wp14:editId="1FCCEBF9">
                  <wp:extent cx="4432300" cy="3521091"/>
                  <wp:effectExtent l="0" t="0" r="6350" b="3175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155" cy="3536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4E30C" w14:textId="0D20F2F8" w:rsidR="002811F1" w:rsidRPr="002811F1" w:rsidDel="008A1F7E" w:rsidRDefault="002811F1" w:rsidP="002811F1">
            <w:pPr>
              <w:widowControl/>
              <w:ind w:right="240"/>
              <w:rPr>
                <w:del w:id="1874" w:author="D T" w:date="2019-11-18T23:50:00Z"/>
              </w:rPr>
            </w:pPr>
            <w:del w:id="1875" w:author="D T" w:date="2019-11-18T23:50:00Z">
              <w:r w:rsidRPr="002811F1" w:rsidDel="008A1F7E">
                <w:delText>图</w:delText>
              </w:r>
              <w:r w:rsidRPr="002811F1" w:rsidDel="008A1F7E">
                <w:delText xml:space="preserve"> </w:delText>
              </w:r>
              <w:r w:rsidR="003634F4" w:rsidDel="008A1F7E"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fldChar w:fldCharType="separate"/>
              </w:r>
              <w:r w:rsidRPr="002811F1" w:rsidDel="008A1F7E">
                <w:delText>4</w:delText>
              </w:r>
              <w:r w:rsidR="003634F4" w:rsidDel="008A1F7E">
                <w:fldChar w:fldCharType="end"/>
              </w:r>
              <w:r w:rsidRPr="002811F1" w:rsidDel="008A1F7E">
                <w:rPr>
                  <w:rFonts w:hint="eastAsia"/>
                </w:rPr>
                <w:delText xml:space="preserve"> R0 F0/0</w:delText>
              </w:r>
              <w:r w:rsidRPr="002811F1" w:rsidDel="008A1F7E">
                <w:rPr>
                  <w:rFonts w:hint="eastAsia"/>
                </w:rPr>
                <w:delText>接口配置</w:delText>
              </w:r>
            </w:del>
          </w:p>
          <w:p w14:paraId="39A73507" w14:textId="77777777" w:rsidR="002811F1" w:rsidRPr="002811F1" w:rsidRDefault="002811F1" w:rsidP="008A1F7E">
            <w:pPr>
              <w:widowControl/>
              <w:ind w:right="240"/>
              <w:jc w:val="center"/>
              <w:pPrChange w:id="1876" w:author="D T" w:date="2019-11-18T23:50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378B69A7" wp14:editId="64113608">
                  <wp:extent cx="4369222" cy="3321050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94" cy="3360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AA1626" w14:textId="7D1774D0" w:rsidR="002811F1" w:rsidRPr="002811F1" w:rsidDel="008A1F7E" w:rsidRDefault="000915BE" w:rsidP="000915BE">
            <w:pPr>
              <w:pStyle w:val="2"/>
              <w:rPr>
                <w:del w:id="1877" w:author="D T" w:date="2019-11-18T23:50:00Z"/>
              </w:rPr>
              <w:pPrChange w:id="1878" w:author="D T" w:date="2019-11-19T00:23:00Z">
                <w:pPr>
                  <w:widowControl/>
                  <w:ind w:right="240"/>
                </w:pPr>
              </w:pPrChange>
            </w:pPr>
            <w:ins w:id="1879" w:author="D T" w:date="2019-11-19T00:23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del w:id="1880" w:author="D T" w:date="2019-11-18T23:50:00Z">
              <w:r w:rsidR="002811F1" w:rsidRPr="002811F1" w:rsidDel="008A1F7E">
                <w:delText>图</w:delText>
              </w:r>
              <w:r w:rsidR="002811F1" w:rsidRPr="002811F1" w:rsidDel="008A1F7E">
                <w:delText xml:space="preserve"> </w:delText>
              </w:r>
              <w:r w:rsidR="003634F4" w:rsidDel="008A1F7E"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fldChar w:fldCharType="separate"/>
              </w:r>
              <w:r w:rsidR="002811F1" w:rsidRPr="002811F1" w:rsidDel="008A1F7E">
                <w:delText>5</w:delText>
              </w:r>
              <w:r w:rsidR="003634F4" w:rsidDel="008A1F7E">
                <w:fldChar w:fldCharType="end"/>
              </w:r>
              <w:r w:rsidR="002811F1" w:rsidRPr="002811F1" w:rsidDel="008A1F7E">
                <w:rPr>
                  <w:rFonts w:hint="eastAsia"/>
                </w:rPr>
                <w:delText xml:space="preserve"> R0 Serial0/3/0</w:delText>
              </w:r>
              <w:r w:rsidR="002811F1" w:rsidRPr="002811F1" w:rsidDel="008A1F7E">
                <w:rPr>
                  <w:rFonts w:hint="eastAsia"/>
                </w:rPr>
                <w:delText>接口配置</w:delText>
              </w:r>
            </w:del>
          </w:p>
          <w:p w14:paraId="3E208A05" w14:textId="77777777" w:rsidR="002811F1" w:rsidRPr="002811F1" w:rsidRDefault="002811F1" w:rsidP="000915BE">
            <w:pPr>
              <w:pStyle w:val="2"/>
              <w:pPrChange w:id="1881" w:author="D T" w:date="2019-11-19T00:23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r w:rsidRPr="002811F1">
              <w:rPr>
                <w:rFonts w:hint="eastAsia"/>
              </w:rPr>
              <w:t>配置路由器</w:t>
            </w:r>
            <w:r w:rsidRPr="002811F1">
              <w:rPr>
                <w:rFonts w:hint="eastAsia"/>
              </w:rPr>
              <w:t>ISP</w:t>
            </w:r>
            <w:r w:rsidRPr="002811F1">
              <w:rPr>
                <w:rFonts w:hint="eastAsia"/>
              </w:rPr>
              <w:t>：</w:t>
            </w:r>
          </w:p>
          <w:p w14:paraId="015BAFF9" w14:textId="77777777" w:rsidR="002811F1" w:rsidRPr="002811F1" w:rsidRDefault="002811F1" w:rsidP="008A1F7E">
            <w:pPr>
              <w:widowControl/>
              <w:ind w:right="240"/>
              <w:jc w:val="center"/>
              <w:pPrChange w:id="1882" w:author="D T" w:date="2019-11-18T23:51:00Z">
                <w:pPr>
                  <w:widowControl/>
                </w:pPr>
              </w:pPrChange>
            </w:pPr>
            <w:r w:rsidRPr="002811F1">
              <w:rPr>
                <w:noProof/>
              </w:rPr>
              <w:lastRenderedPageBreak/>
              <w:drawing>
                <wp:inline distT="0" distB="0" distL="114300" distR="114300" wp14:anchorId="7764FAAA" wp14:editId="7A2D4FF5">
                  <wp:extent cx="4229100" cy="3315876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217" cy="3337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7A81E1" w14:textId="77777777" w:rsidR="002811F1" w:rsidRPr="002811F1" w:rsidRDefault="002811F1" w:rsidP="008A1F7E">
            <w:pPr>
              <w:widowControl/>
              <w:ind w:right="240"/>
              <w:jc w:val="center"/>
              <w:pPrChange w:id="1883" w:author="D T" w:date="2019-11-18T23:51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7AFC9C27" wp14:editId="7149EB04">
                  <wp:extent cx="4271336" cy="3295650"/>
                  <wp:effectExtent l="0" t="0" r="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193" cy="3318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D564D7" w14:textId="77777777" w:rsidR="002811F1" w:rsidRPr="002811F1" w:rsidRDefault="002811F1" w:rsidP="002811F1">
            <w:pPr>
              <w:widowControl/>
              <w:ind w:right="240"/>
            </w:pPr>
          </w:p>
          <w:p w14:paraId="108A51B8" w14:textId="19364B87" w:rsidR="002811F1" w:rsidRPr="002811F1" w:rsidDel="009D0586" w:rsidRDefault="000915BE" w:rsidP="000915BE">
            <w:pPr>
              <w:pStyle w:val="2"/>
              <w:rPr>
                <w:del w:id="1884" w:author="D T" w:date="2019-11-18T23:51:00Z"/>
              </w:rPr>
              <w:pPrChange w:id="1885" w:author="D T" w:date="2019-11-19T00:23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ins w:id="1886" w:author="D T" w:date="2019-11-19T00:23:00Z">
              <w:r>
                <w:rPr>
                  <w:rFonts w:hint="eastAsia"/>
                </w:rPr>
                <w:t>4</w:t>
              </w:r>
              <w:r>
                <w:t>.</w:t>
              </w:r>
            </w:ins>
            <w:r w:rsidR="002811F1" w:rsidRPr="002811F1">
              <w:rPr>
                <w:rFonts w:hint="eastAsia"/>
              </w:rPr>
              <w:t>在路由器</w:t>
            </w:r>
            <w:r w:rsidR="002811F1" w:rsidRPr="002811F1">
              <w:rPr>
                <w:rFonts w:hint="eastAsia"/>
              </w:rPr>
              <w:t>R0</w:t>
            </w:r>
            <w:r w:rsidR="002811F1" w:rsidRPr="002811F1">
              <w:rPr>
                <w:rFonts w:hint="eastAsia"/>
              </w:rPr>
              <w:t>和</w:t>
            </w:r>
            <w:r w:rsidR="002811F1" w:rsidRPr="002811F1">
              <w:rPr>
                <w:rFonts w:hint="eastAsia"/>
              </w:rPr>
              <w:t>ISP</w:t>
            </w:r>
            <w:r w:rsidR="002811F1" w:rsidRPr="002811F1">
              <w:rPr>
                <w:rFonts w:hint="eastAsia"/>
              </w:rPr>
              <w:t>上配置静态路由：</w:t>
            </w:r>
          </w:p>
          <w:p w14:paraId="7EF9F701" w14:textId="77777777" w:rsidR="009D0586" w:rsidRDefault="009D0586" w:rsidP="000915BE">
            <w:pPr>
              <w:pStyle w:val="2"/>
              <w:rPr>
                <w:ins w:id="1887" w:author="D T" w:date="2019-11-18T23:51:00Z"/>
                <w:rFonts w:hint="eastAsia"/>
                <w:noProof/>
              </w:rPr>
              <w:pPrChange w:id="1888" w:author="D T" w:date="2019-11-19T00:23:00Z">
                <w:pPr>
                  <w:widowControl/>
                </w:pPr>
              </w:pPrChange>
            </w:pPr>
          </w:p>
          <w:p w14:paraId="256DA981" w14:textId="695863CF" w:rsidR="002811F1" w:rsidRPr="002811F1" w:rsidDel="009D0586" w:rsidRDefault="002811F1" w:rsidP="009D0586">
            <w:pPr>
              <w:widowControl/>
              <w:ind w:right="240"/>
              <w:jc w:val="center"/>
              <w:rPr>
                <w:del w:id="1889" w:author="D T" w:date="2019-11-18T23:52:00Z"/>
              </w:rPr>
              <w:pPrChange w:id="1890" w:author="D T" w:date="2019-11-18T23:52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2D27A90F" wp14:editId="65C5DD12">
                  <wp:extent cx="4131798" cy="336550"/>
                  <wp:effectExtent l="0" t="0" r="2540" b="6350"/>
                  <wp:docPr id="17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3"/>
                          <a:srcRect l="1238" b="18750"/>
                          <a:stretch/>
                        </pic:blipFill>
                        <pic:spPr bwMode="auto">
                          <a:xfrm>
                            <a:off x="0" y="0"/>
                            <a:ext cx="4142477" cy="33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811F1">
              <w:rPr>
                <w:noProof/>
              </w:rPr>
              <w:drawing>
                <wp:inline distT="0" distB="0" distL="114300" distR="114300" wp14:anchorId="7CBA7683" wp14:editId="31B2FBDE">
                  <wp:extent cx="4135120" cy="304800"/>
                  <wp:effectExtent l="0" t="0" r="0" b="0"/>
                  <wp:docPr id="17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417" cy="305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C9366" w14:textId="77777777" w:rsidR="002811F1" w:rsidRPr="002811F1" w:rsidRDefault="002811F1" w:rsidP="009D0586">
            <w:pPr>
              <w:widowControl/>
              <w:ind w:right="240"/>
              <w:jc w:val="center"/>
              <w:rPr>
                <w:rFonts w:hint="eastAsia"/>
              </w:rPr>
              <w:pPrChange w:id="1891" w:author="D T" w:date="2019-11-18T23:52:00Z">
                <w:pPr>
                  <w:widowControl/>
                </w:pPr>
              </w:pPrChange>
            </w:pPr>
          </w:p>
          <w:p w14:paraId="2C7FB295" w14:textId="77777777" w:rsidR="002811F1" w:rsidRPr="002811F1" w:rsidRDefault="002811F1" w:rsidP="002811F1">
            <w:pPr>
              <w:widowControl/>
              <w:ind w:right="240"/>
            </w:pPr>
            <w:r w:rsidRPr="002811F1">
              <w:rPr>
                <w:rFonts w:hint="eastAsia"/>
              </w:rPr>
              <w:t xml:space="preserve"> </w:t>
            </w:r>
          </w:p>
          <w:p w14:paraId="39F2C1CA" w14:textId="2FA77646" w:rsidR="002811F1" w:rsidRPr="002811F1" w:rsidRDefault="000915BE" w:rsidP="000915BE">
            <w:pPr>
              <w:pStyle w:val="2"/>
              <w:pPrChange w:id="1892" w:author="D T" w:date="2019-11-19T00:23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ins w:id="1893" w:author="D T" w:date="2019-11-19T00:23:00Z">
              <w:r>
                <w:rPr>
                  <w:rFonts w:hint="eastAsia"/>
                </w:rPr>
                <w:lastRenderedPageBreak/>
                <w:t>5</w:t>
              </w:r>
              <w:r>
                <w:t>.</w:t>
              </w:r>
            </w:ins>
            <w:r w:rsidR="002811F1" w:rsidRPr="002811F1">
              <w:rPr>
                <w:rFonts w:hint="eastAsia"/>
              </w:rPr>
              <w:t>在路由器</w:t>
            </w:r>
            <w:r w:rsidR="002811F1" w:rsidRPr="002811F1">
              <w:rPr>
                <w:rFonts w:hint="eastAsia"/>
              </w:rPr>
              <w:t>R0</w:t>
            </w:r>
            <w:r w:rsidR="002811F1" w:rsidRPr="002811F1">
              <w:rPr>
                <w:rFonts w:hint="eastAsia"/>
              </w:rPr>
              <w:t>上配置动态</w:t>
            </w:r>
            <w:r w:rsidR="002811F1" w:rsidRPr="002811F1">
              <w:rPr>
                <w:rFonts w:hint="eastAsia"/>
              </w:rPr>
              <w:t>NAT</w:t>
            </w:r>
            <w:r w:rsidR="002811F1" w:rsidRPr="002811F1">
              <w:rPr>
                <w:rFonts w:hint="eastAsia"/>
              </w:rPr>
              <w:t>：</w:t>
            </w:r>
          </w:p>
          <w:p w14:paraId="31013D0C" w14:textId="77777777" w:rsidR="002811F1" w:rsidRPr="002811F1" w:rsidDel="009D0586" w:rsidRDefault="002811F1" w:rsidP="009D0586">
            <w:pPr>
              <w:widowControl/>
              <w:ind w:right="240"/>
              <w:jc w:val="center"/>
              <w:rPr>
                <w:del w:id="1894" w:author="D T" w:date="2019-11-18T23:52:00Z"/>
              </w:rPr>
              <w:pPrChange w:id="1895" w:author="D T" w:date="2019-11-18T23:52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707BB463" wp14:editId="5E39866A">
                  <wp:extent cx="4926548" cy="1276350"/>
                  <wp:effectExtent l="0" t="0" r="7620" b="0"/>
                  <wp:docPr id="17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210" cy="1276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FC6F6" w14:textId="77777777" w:rsidR="002811F1" w:rsidRPr="002811F1" w:rsidRDefault="002811F1" w:rsidP="009D0586">
            <w:pPr>
              <w:widowControl/>
              <w:ind w:right="240"/>
              <w:jc w:val="center"/>
              <w:rPr>
                <w:rFonts w:hint="eastAsia"/>
              </w:rPr>
              <w:pPrChange w:id="1896" w:author="D T" w:date="2019-11-18T23:52:00Z">
                <w:pPr>
                  <w:widowControl/>
                </w:pPr>
              </w:pPrChange>
            </w:pPr>
          </w:p>
          <w:p w14:paraId="01D0776E" w14:textId="0809422C" w:rsidR="002811F1" w:rsidRPr="002811F1" w:rsidRDefault="000915BE" w:rsidP="000915BE">
            <w:pPr>
              <w:pStyle w:val="2"/>
              <w:pPrChange w:id="1897" w:author="D T" w:date="2019-11-19T00:23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ins w:id="1898" w:author="D T" w:date="2019-11-19T00:23:00Z">
              <w:r>
                <w:rPr>
                  <w:rFonts w:hint="eastAsia"/>
                </w:rPr>
                <w:t>6</w:t>
              </w:r>
              <w:r>
                <w:t>.</w:t>
              </w:r>
            </w:ins>
            <w:r w:rsidR="002811F1" w:rsidRPr="002811F1">
              <w:rPr>
                <w:rFonts w:hint="eastAsia"/>
              </w:rPr>
              <w:t>验证</w:t>
            </w:r>
            <w:r w:rsidR="002811F1" w:rsidRPr="002811F1">
              <w:rPr>
                <w:rFonts w:hint="eastAsia"/>
              </w:rPr>
              <w:t>NAT</w:t>
            </w:r>
            <w:r w:rsidR="002811F1" w:rsidRPr="002811F1">
              <w:rPr>
                <w:rFonts w:hint="eastAsia"/>
              </w:rPr>
              <w:t>，并查看</w:t>
            </w:r>
            <w:r w:rsidR="002811F1" w:rsidRPr="002811F1">
              <w:rPr>
                <w:rFonts w:hint="eastAsia"/>
              </w:rPr>
              <w:t>IP</w:t>
            </w:r>
            <w:r w:rsidR="002811F1" w:rsidRPr="002811F1">
              <w:rPr>
                <w:rFonts w:hint="eastAsia"/>
              </w:rPr>
              <w:t>地址的转换：</w:t>
            </w:r>
          </w:p>
          <w:p w14:paraId="358262F2" w14:textId="77777777" w:rsidR="002811F1" w:rsidRPr="002811F1" w:rsidRDefault="002811F1" w:rsidP="009D0586">
            <w:pPr>
              <w:widowControl/>
              <w:ind w:right="240"/>
              <w:jc w:val="center"/>
              <w:pPrChange w:id="1899" w:author="D T" w:date="2019-11-18T23:52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06F57593" wp14:editId="0EC097BE">
                  <wp:extent cx="3933235" cy="1924050"/>
                  <wp:effectExtent l="0" t="0" r="0" b="0"/>
                  <wp:docPr id="17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792" cy="1927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F846B" w14:textId="77777777" w:rsidR="009D0586" w:rsidRPr="009D0586" w:rsidRDefault="009D0586" w:rsidP="000915BE">
            <w:pPr>
              <w:rPr>
                <w:ins w:id="1900" w:author="D T" w:date="2019-11-18T23:52:00Z"/>
                <w:rPrChange w:id="1901" w:author="D T" w:date="2019-11-18T23:52:00Z">
                  <w:rPr>
                    <w:ins w:id="1902" w:author="D T" w:date="2019-11-18T23:52:00Z"/>
                  </w:rPr>
                </w:rPrChange>
              </w:rPr>
              <w:pPrChange w:id="1903" w:author="D T" w:date="2019-11-19T00:23:00Z">
                <w:pPr>
                  <w:widowControl/>
                  <w:jc w:val="left"/>
                </w:pPr>
              </w:pPrChange>
            </w:pPr>
            <w:ins w:id="1904" w:author="D T" w:date="2019-11-18T23:52:00Z">
              <w:r w:rsidRPr="009D0586">
                <w:rPr>
                  <w:rPrChange w:id="1905" w:author="D T" w:date="2019-11-18T23:52:00Z">
                    <w:rPr/>
                  </w:rPrChange>
                </w:rPr>
                <w:t>在</w:t>
              </w:r>
              <w:r w:rsidRPr="009D0586">
                <w:rPr>
                  <w:rPrChange w:id="1906" w:author="D T" w:date="2019-11-18T23:52:00Z">
                    <w:rPr/>
                  </w:rPrChange>
                </w:rPr>
                <w:t>PC0</w:t>
              </w:r>
              <w:r w:rsidRPr="009D0586">
                <w:rPr>
                  <w:rPrChange w:id="1907" w:author="D T" w:date="2019-11-18T23:52:00Z">
                    <w:rPr/>
                  </w:rPrChange>
                </w:rPr>
                <w:t>的命令行窗口中，</w:t>
              </w:r>
              <w:r w:rsidRPr="009D0586">
                <w:rPr>
                  <w:rPrChange w:id="1908" w:author="D T" w:date="2019-11-18T23:52:00Z">
                    <w:rPr/>
                  </w:rPrChange>
                </w:rPr>
                <w:t>ping100.1.1.1</w:t>
              </w:r>
              <w:r w:rsidRPr="009D0586">
                <w:rPr>
                  <w:rFonts w:hint="eastAsia"/>
                  <w:rPrChange w:id="1909" w:author="D T" w:date="2019-11-18T23:52:00Z">
                    <w:rPr>
                      <w:rFonts w:hint="eastAsia"/>
                    </w:rPr>
                  </w:rPrChange>
                </w:rPr>
                <w:t>，</w:t>
              </w:r>
              <w:r w:rsidRPr="009D0586">
                <w:rPr>
                  <w:rPrChange w:id="1910" w:author="D T" w:date="2019-11-18T23:52:00Z">
                    <w:rPr/>
                  </w:rPrChange>
                </w:rPr>
                <w:t>成功</w:t>
              </w:r>
              <w:r w:rsidRPr="009D0586">
                <w:rPr>
                  <w:rPrChange w:id="1911" w:author="D T" w:date="2019-11-18T23:52:00Z">
                    <w:rPr/>
                  </w:rPrChange>
                </w:rPr>
                <w:t>ping</w:t>
              </w:r>
              <w:r w:rsidRPr="009D0586">
                <w:rPr>
                  <w:rPrChange w:id="1912" w:author="D T" w:date="2019-11-18T23:52:00Z">
                    <w:rPr/>
                  </w:rPrChange>
                </w:rPr>
                <w:t>通</w:t>
              </w:r>
              <w:r w:rsidRPr="009D0586">
                <w:rPr>
                  <w:rFonts w:hint="eastAsia"/>
                  <w:rPrChange w:id="1913" w:author="D T" w:date="2019-11-18T23:52:00Z">
                    <w:rPr>
                      <w:rFonts w:hint="eastAsia"/>
                    </w:rPr>
                  </w:rPrChange>
                </w:rPr>
                <w:t>，</w:t>
              </w:r>
              <w:r w:rsidRPr="009D0586">
                <w:rPr>
                  <w:rPrChange w:id="1914" w:author="D T" w:date="2019-11-18T23:52:00Z">
                    <w:rPr/>
                  </w:rPrChange>
                </w:rPr>
                <w:t>网络已形成连接</w:t>
              </w:r>
              <w:r w:rsidRPr="009D0586">
                <w:rPr>
                  <w:rFonts w:hint="eastAsia"/>
                  <w:rPrChange w:id="1915" w:author="D T" w:date="2019-11-18T23:52:00Z">
                    <w:rPr>
                      <w:rFonts w:hint="eastAsia"/>
                    </w:rPr>
                  </w:rPrChange>
                </w:rPr>
                <w:t>。</w:t>
              </w:r>
            </w:ins>
          </w:p>
          <w:p w14:paraId="5F77ED56" w14:textId="5C0BE4B8" w:rsidR="009D0586" w:rsidRPr="009D0586" w:rsidRDefault="009D0586" w:rsidP="000915BE">
            <w:pPr>
              <w:pStyle w:val="2"/>
              <w:rPr>
                <w:ins w:id="1916" w:author="D T" w:date="2019-11-18T23:52:00Z"/>
                <w:rPrChange w:id="1917" w:author="D T" w:date="2019-11-18T23:52:00Z">
                  <w:rPr>
                    <w:ins w:id="1918" w:author="D T" w:date="2019-11-18T23:52:00Z"/>
                  </w:rPr>
                </w:rPrChange>
              </w:rPr>
              <w:pPrChange w:id="1919" w:author="D T" w:date="2019-11-19T00:23:00Z">
                <w:pPr>
                  <w:widowControl/>
                  <w:numPr>
                    <w:numId w:val="6"/>
                  </w:numPr>
                  <w:jc w:val="left"/>
                </w:pPr>
              </w:pPrChange>
            </w:pPr>
            <w:ins w:id="1920" w:author="D T" w:date="2019-11-18T23:52:00Z">
              <w:r>
                <w:rPr>
                  <w:rFonts w:hint="eastAsia"/>
                </w:rPr>
                <w:t>7</w:t>
              </w:r>
              <w:r>
                <w:t>.</w:t>
              </w:r>
              <w:r w:rsidRPr="009D0586">
                <w:rPr>
                  <w:rFonts w:hint="eastAsia"/>
                  <w:rPrChange w:id="1921" w:author="D T" w:date="2019-11-18T23:52:00Z">
                    <w:rPr>
                      <w:rFonts w:hint="eastAsia"/>
                    </w:rPr>
                  </w:rPrChange>
                </w:rPr>
                <w:t>观察</w:t>
              </w:r>
              <w:r w:rsidRPr="009D0586">
                <w:rPr>
                  <w:rFonts w:hint="eastAsia"/>
                  <w:rPrChange w:id="1922" w:author="D T" w:date="2019-11-18T23:52:00Z">
                    <w:rPr>
                      <w:rFonts w:hint="eastAsia"/>
                    </w:rPr>
                  </w:rPrChange>
                </w:rPr>
                <w:t>NAT</w:t>
              </w:r>
              <w:r w:rsidRPr="009D0586">
                <w:rPr>
                  <w:rFonts w:hint="eastAsia"/>
                  <w:rPrChange w:id="1923" w:author="D T" w:date="2019-11-18T23:52:00Z">
                    <w:rPr>
                      <w:rFonts w:hint="eastAsia"/>
                    </w:rPr>
                  </w:rPrChange>
                </w:rPr>
                <w:t>路由器</w:t>
              </w:r>
              <w:r w:rsidRPr="009D0586">
                <w:rPr>
                  <w:rFonts w:hint="eastAsia"/>
                  <w:rPrChange w:id="1924" w:author="D T" w:date="2019-11-18T23:52:00Z">
                    <w:rPr>
                      <w:rFonts w:hint="eastAsia"/>
                    </w:rPr>
                  </w:rPrChange>
                </w:rPr>
                <w:t>R0</w:t>
              </w:r>
              <w:r w:rsidRPr="009D0586">
                <w:rPr>
                  <w:rFonts w:hint="eastAsia"/>
                  <w:rPrChange w:id="1925" w:author="D T" w:date="2019-11-18T23:52:00Z">
                    <w:rPr>
                      <w:rFonts w:hint="eastAsia"/>
                    </w:rPr>
                  </w:rPrChange>
                </w:rPr>
                <w:t>对数据包的处理：</w:t>
              </w:r>
            </w:ins>
          </w:p>
          <w:p w14:paraId="661AA94B" w14:textId="49BD2664" w:rsidR="002811F1" w:rsidDel="00B162F7" w:rsidRDefault="009D0586" w:rsidP="009D0586">
            <w:pPr>
              <w:widowControl/>
              <w:ind w:right="240"/>
              <w:jc w:val="center"/>
              <w:rPr>
                <w:del w:id="1926" w:author="D T" w:date="2019-11-18T23:52:00Z"/>
              </w:rPr>
            </w:pPr>
            <w:ins w:id="1927" w:author="D T" w:date="2019-11-18T23:52:00Z">
              <w:r>
                <w:rPr>
                  <w:noProof/>
                </w:rPr>
                <w:lastRenderedPageBreak/>
                <w:drawing>
                  <wp:inline distT="0" distB="0" distL="114300" distR="114300" wp14:anchorId="08BB731F" wp14:editId="4F3A4243">
                    <wp:extent cx="3416300" cy="3182010"/>
                    <wp:effectExtent l="0" t="0" r="0" b="0"/>
                    <wp:docPr id="180" name="图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0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22751" cy="31880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del w:id="1928" w:author="D T" w:date="2019-11-18T23:52:00Z">
              <w:r w:rsidR="002811F1" w:rsidRPr="002811F1" w:rsidDel="009D0586">
                <w:delText>在</w:delText>
              </w:r>
              <w:r w:rsidR="002811F1" w:rsidRPr="002811F1" w:rsidDel="009D0586">
                <w:delText>PC0</w:delText>
              </w:r>
              <w:r w:rsidR="002811F1" w:rsidRPr="002811F1" w:rsidDel="009D0586">
                <w:delText>的命令行窗口中，</w:delText>
              </w:r>
              <w:r w:rsidR="002811F1" w:rsidRPr="002811F1" w:rsidDel="009D0586">
                <w:delText>ping100.1.1.1</w:delText>
              </w:r>
              <w:r w:rsidR="002811F1" w:rsidRPr="002811F1" w:rsidDel="009D0586">
                <w:rPr>
                  <w:rFonts w:hint="eastAsia"/>
                </w:rPr>
                <w:delText>，</w:delText>
              </w:r>
              <w:r w:rsidR="002811F1" w:rsidRPr="002811F1" w:rsidDel="009D0586">
                <w:delText>成功</w:delText>
              </w:r>
              <w:r w:rsidR="002811F1" w:rsidRPr="002811F1" w:rsidDel="009D0586">
                <w:delText>ping</w:delText>
              </w:r>
              <w:r w:rsidR="002811F1" w:rsidRPr="002811F1" w:rsidDel="009D0586">
                <w:delText>通</w:delText>
              </w:r>
              <w:r w:rsidR="002811F1" w:rsidRPr="002811F1" w:rsidDel="009D0586">
                <w:rPr>
                  <w:rFonts w:hint="eastAsia"/>
                </w:rPr>
                <w:delText>，</w:delText>
              </w:r>
              <w:r w:rsidR="002811F1" w:rsidRPr="002811F1" w:rsidDel="009D0586">
                <w:delText>网络已形成连接</w:delText>
              </w:r>
              <w:r w:rsidR="002811F1" w:rsidRPr="002811F1" w:rsidDel="009D0586">
                <w:rPr>
                  <w:rFonts w:hint="eastAsia"/>
                </w:rPr>
                <w:delText>。</w:delText>
              </w:r>
            </w:del>
          </w:p>
          <w:p w14:paraId="7876B910" w14:textId="5E008911" w:rsidR="00B162F7" w:rsidRDefault="00B162F7" w:rsidP="009D0586">
            <w:pPr>
              <w:widowControl/>
              <w:ind w:right="240"/>
              <w:jc w:val="center"/>
              <w:rPr>
                <w:ins w:id="1929" w:author="D T" w:date="2019-11-18T23:53:00Z"/>
              </w:rPr>
            </w:pPr>
            <w:ins w:id="1930" w:author="D T" w:date="2019-11-18T23:53:00Z">
              <w:r>
                <w:rPr>
                  <w:noProof/>
                </w:rPr>
                <w:drawing>
                  <wp:inline distT="0" distB="0" distL="114300" distR="114300" wp14:anchorId="7BBDF863" wp14:editId="12DBB32B">
                    <wp:extent cx="3346450" cy="3030258"/>
                    <wp:effectExtent l="0" t="0" r="6350" b="0"/>
                    <wp:docPr id="181" name="图片 1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1" name="图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60326" cy="30428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470763D6" w14:textId="5573A088" w:rsidR="002811F1" w:rsidRPr="00B162F7" w:rsidRDefault="00B162F7" w:rsidP="000915BE">
            <w:pPr>
              <w:rPr>
                <w:rFonts w:hint="eastAsia"/>
                <w:rPrChange w:id="1931" w:author="D T" w:date="2019-11-18T23:53:00Z">
                  <w:rPr/>
                </w:rPrChange>
              </w:rPr>
              <w:pPrChange w:id="1932" w:author="D T" w:date="2019-11-19T00:23:00Z">
                <w:pPr>
                  <w:widowControl/>
                </w:pPr>
              </w:pPrChange>
            </w:pPr>
            <w:ins w:id="1933" w:author="D T" w:date="2019-11-18T23:53:00Z">
              <w:r w:rsidRPr="00B162F7">
                <w:rPr>
                  <w:rFonts w:hint="eastAsia"/>
                  <w:rPrChange w:id="1934" w:author="D T" w:date="2019-11-18T23:53:00Z">
                    <w:rPr>
                      <w:rFonts w:hint="eastAsia"/>
                    </w:rPr>
                  </w:rPrChange>
                </w:rPr>
                <w:t>对比两图可以发现，在</w:t>
              </w:r>
              <w:r w:rsidRPr="00B162F7">
                <w:rPr>
                  <w:rFonts w:hint="eastAsia"/>
                  <w:rPrChange w:id="1935" w:author="D T" w:date="2019-11-18T23:53:00Z">
                    <w:rPr>
                      <w:rFonts w:hint="eastAsia"/>
                    </w:rPr>
                  </w:rPrChange>
                </w:rPr>
                <w:t>Inbound PDU Details</w:t>
              </w:r>
              <w:r w:rsidRPr="00B162F7">
                <w:rPr>
                  <w:rFonts w:hint="eastAsia"/>
                  <w:rPrChange w:id="1936" w:author="D T" w:date="2019-11-18T23:53:00Z">
                    <w:rPr>
                      <w:rFonts w:hint="eastAsia"/>
                    </w:rPr>
                  </w:rPrChange>
                </w:rPr>
                <w:t>中，源地址是</w:t>
              </w:r>
              <w:r w:rsidRPr="00B162F7">
                <w:rPr>
                  <w:rFonts w:hint="eastAsia"/>
                  <w:rPrChange w:id="1937" w:author="D T" w:date="2019-11-18T23:53:00Z">
                    <w:rPr>
                      <w:rFonts w:hint="eastAsia"/>
                    </w:rPr>
                  </w:rPrChange>
                </w:rPr>
                <w:t>192.168.1.1</w:t>
              </w:r>
              <w:r w:rsidRPr="00B162F7">
                <w:rPr>
                  <w:rFonts w:hint="eastAsia"/>
                  <w:rPrChange w:id="1938" w:author="D T" w:date="2019-11-18T23:53:00Z">
                    <w:rPr>
                      <w:rFonts w:hint="eastAsia"/>
                    </w:rPr>
                  </w:rPrChange>
                </w:rPr>
                <w:t>，而在</w:t>
              </w:r>
              <w:r w:rsidRPr="00B162F7">
                <w:rPr>
                  <w:rFonts w:hint="eastAsia"/>
                  <w:rPrChange w:id="1939" w:author="D T" w:date="2019-11-18T23:53:00Z">
                    <w:rPr>
                      <w:rFonts w:hint="eastAsia"/>
                    </w:rPr>
                  </w:rPrChange>
                </w:rPr>
                <w:t>Outbound PDU Details</w:t>
              </w:r>
              <w:r w:rsidRPr="00B162F7">
                <w:rPr>
                  <w:rFonts w:hint="eastAsia"/>
                  <w:rPrChange w:id="1940" w:author="D T" w:date="2019-11-18T23:53:00Z">
                    <w:rPr>
                      <w:rFonts w:hint="eastAsia"/>
                    </w:rPr>
                  </w:rPrChange>
                </w:rPr>
                <w:t>中，源地址已经变为</w:t>
              </w:r>
              <w:r w:rsidRPr="00B162F7">
                <w:rPr>
                  <w:rFonts w:hint="eastAsia"/>
                  <w:rPrChange w:id="1941" w:author="D T" w:date="2019-11-18T23:53:00Z">
                    <w:rPr>
                      <w:rFonts w:hint="eastAsia"/>
                    </w:rPr>
                  </w:rPrChange>
                </w:rPr>
                <w:t>200.10.1.6</w:t>
              </w:r>
            </w:ins>
          </w:p>
        </w:tc>
      </w:tr>
      <w:tr w:rsidR="002811F1" w:rsidRPr="002811F1" w14:paraId="1E86AC01" w14:textId="77777777" w:rsidTr="000915BE">
        <w:trPr>
          <w:trHeight w:val="1130"/>
          <w:trPrChange w:id="1942" w:author="D T" w:date="2019-11-19T00:23:00Z">
            <w:trPr>
              <w:trHeight w:val="1130"/>
            </w:trPr>
          </w:trPrChange>
        </w:trPr>
        <w:tc>
          <w:tcPr>
            <w:tcW w:w="8296" w:type="dxa"/>
            <w:gridSpan w:val="2"/>
            <w:tcPrChange w:id="1943" w:author="D T" w:date="2019-11-19T00:23:00Z">
              <w:tcPr>
                <w:tcW w:w="8540" w:type="dxa"/>
                <w:gridSpan w:val="2"/>
              </w:tcPr>
            </w:tcPrChange>
          </w:tcPr>
          <w:p w14:paraId="3A45EACB" w14:textId="77777777" w:rsidR="002811F1" w:rsidRPr="002811F1" w:rsidRDefault="002811F1" w:rsidP="002811F1">
            <w:pPr>
              <w:widowControl/>
              <w:ind w:right="240"/>
            </w:pPr>
            <w:r w:rsidRPr="002811F1">
              <w:rPr>
                <w:rFonts w:hint="eastAsia"/>
              </w:rPr>
              <w:lastRenderedPageBreak/>
              <w:t>实验总结（遇到的问题及解决办法、体会）：</w:t>
            </w:r>
          </w:p>
          <w:p w14:paraId="5AABD434" w14:textId="77777777" w:rsidR="00B162F7" w:rsidRPr="00B162F7" w:rsidRDefault="00B162F7" w:rsidP="000915BE">
            <w:pPr>
              <w:rPr>
                <w:ins w:id="1944" w:author="D T" w:date="2019-11-18T23:53:00Z"/>
                <w:rPrChange w:id="1945" w:author="D T" w:date="2019-11-18T23:53:00Z">
                  <w:rPr>
                    <w:ins w:id="1946" w:author="D T" w:date="2019-11-18T23:53:00Z"/>
                  </w:rPr>
                </w:rPrChange>
              </w:rPr>
              <w:pPrChange w:id="1947" w:author="D T" w:date="2019-11-19T00:23:00Z">
                <w:pPr>
                  <w:widowControl/>
                  <w:jc w:val="left"/>
                </w:pPr>
              </w:pPrChange>
            </w:pPr>
            <w:ins w:id="1948" w:author="D T" w:date="2019-11-18T23:53:00Z">
              <w:r w:rsidRPr="00B162F7">
                <w:rPr>
                  <w:rFonts w:hint="eastAsia"/>
                  <w:rPrChange w:id="1949" w:author="D T" w:date="2019-11-18T23:53:00Z">
                    <w:rPr>
                      <w:rFonts w:hint="eastAsia"/>
                    </w:rPr>
                  </w:rPrChange>
                </w:rPr>
                <w:t>问题：起初配置路由器</w:t>
              </w:r>
              <w:r w:rsidRPr="00B162F7">
                <w:rPr>
                  <w:rFonts w:hint="eastAsia"/>
                  <w:rPrChange w:id="1950" w:author="D T" w:date="2019-11-18T23:53:00Z">
                    <w:rPr>
                      <w:rFonts w:hint="eastAsia"/>
                    </w:rPr>
                  </w:rPrChange>
                </w:rPr>
                <w:t>R0</w:t>
              </w:r>
              <w:r w:rsidRPr="00B162F7">
                <w:rPr>
                  <w:rFonts w:hint="eastAsia"/>
                  <w:rPrChange w:id="1951" w:author="D T" w:date="2019-11-18T23:53:00Z">
                    <w:rPr>
                      <w:rFonts w:hint="eastAsia"/>
                    </w:rPr>
                  </w:rPrChange>
                </w:rPr>
                <w:t>时输入</w:t>
              </w:r>
              <w:r w:rsidRPr="00B162F7">
                <w:rPr>
                  <w:rPrChange w:id="1952" w:author="D T" w:date="2019-11-18T23:53:00Z">
                    <w:rPr/>
                  </w:rPrChange>
                </w:rPr>
                <w:t>Router(config)#interface serial0/3/0</w:t>
              </w:r>
              <w:r w:rsidRPr="00B162F7">
                <w:rPr>
                  <w:rFonts w:hint="eastAsia"/>
                  <w:rPrChange w:id="1953" w:author="D T" w:date="2019-11-18T23:53:00Z">
                    <w:rPr>
                      <w:rFonts w:hint="eastAsia"/>
                    </w:rPr>
                  </w:rPrChange>
                </w:rPr>
                <w:t>，结果提示</w:t>
              </w:r>
              <w:r w:rsidRPr="00B162F7">
                <w:rPr>
                  <w:rPrChange w:id="1954" w:author="D T" w:date="2019-11-18T23:53:00Z">
                    <w:rPr/>
                  </w:rPrChange>
                </w:rPr>
                <w:t>%Invalid interface type and number</w:t>
              </w:r>
              <w:r w:rsidRPr="00B162F7">
                <w:rPr>
                  <w:rFonts w:hint="eastAsia"/>
                  <w:rPrChange w:id="1955" w:author="D T" w:date="2019-11-18T23:53:00Z">
                    <w:rPr>
                      <w:rFonts w:hint="eastAsia"/>
                    </w:rPr>
                  </w:rPrChange>
                </w:rPr>
                <w:t>。</w:t>
              </w:r>
            </w:ins>
          </w:p>
          <w:p w14:paraId="0CF8AF40" w14:textId="77777777" w:rsidR="00B162F7" w:rsidRPr="00B162F7" w:rsidRDefault="00B162F7" w:rsidP="000915BE">
            <w:pPr>
              <w:rPr>
                <w:ins w:id="1956" w:author="D T" w:date="2019-11-18T23:53:00Z"/>
                <w:rPrChange w:id="1957" w:author="D T" w:date="2019-11-18T23:53:00Z">
                  <w:rPr>
                    <w:ins w:id="1958" w:author="D T" w:date="2019-11-18T23:53:00Z"/>
                  </w:rPr>
                </w:rPrChange>
              </w:rPr>
              <w:pPrChange w:id="1959" w:author="D T" w:date="2019-11-19T00:23:00Z">
                <w:pPr>
                  <w:widowControl/>
                  <w:jc w:val="left"/>
                </w:pPr>
              </w:pPrChange>
            </w:pPr>
            <w:ins w:id="1960" w:author="D T" w:date="2019-11-18T23:53:00Z">
              <w:r w:rsidRPr="00B162F7">
                <w:rPr>
                  <w:rFonts w:hint="eastAsia"/>
                  <w:rPrChange w:id="1961" w:author="D T" w:date="2019-11-18T23:53:00Z">
                    <w:rPr>
                      <w:rFonts w:hint="eastAsia"/>
                    </w:rPr>
                  </w:rPrChange>
                </w:rPr>
                <w:t>解决方法：经查看发现</w:t>
              </w:r>
              <w:r w:rsidRPr="00B162F7">
                <w:rPr>
                  <w:rFonts w:hint="eastAsia"/>
                  <w:rPrChange w:id="1962" w:author="D T" w:date="2019-11-18T23:53:00Z">
                    <w:rPr>
                      <w:rFonts w:hint="eastAsia"/>
                    </w:rPr>
                  </w:rPrChange>
                </w:rPr>
                <w:t>2811</w:t>
              </w:r>
              <w:r w:rsidRPr="00B162F7">
                <w:rPr>
                  <w:rFonts w:hint="eastAsia"/>
                  <w:rPrChange w:id="1963" w:author="D T" w:date="2019-11-18T23:53:00Z">
                    <w:rPr>
                      <w:rFonts w:hint="eastAsia"/>
                    </w:rPr>
                  </w:rPrChange>
                </w:rPr>
                <w:t>型号路由器并没有</w:t>
              </w:r>
              <w:r w:rsidRPr="00B162F7">
                <w:rPr>
                  <w:rFonts w:hint="eastAsia"/>
                  <w:rPrChange w:id="1964" w:author="D T" w:date="2019-11-18T23:53:00Z">
                    <w:rPr>
                      <w:rFonts w:hint="eastAsia"/>
                    </w:rPr>
                  </w:rPrChange>
                </w:rPr>
                <w:t>serial</w:t>
              </w:r>
              <w:r w:rsidRPr="00B162F7">
                <w:rPr>
                  <w:rFonts w:hint="eastAsia"/>
                  <w:rPrChange w:id="1965" w:author="D T" w:date="2019-11-18T23:53:00Z">
                    <w:rPr>
                      <w:rFonts w:hint="eastAsia"/>
                    </w:rPr>
                  </w:rPrChange>
                </w:rPr>
                <w:t>接口，需要通过</w:t>
              </w:r>
              <w:r w:rsidRPr="00B162F7">
                <w:rPr>
                  <w:rPrChange w:id="1966" w:author="D T" w:date="2019-11-18T23:53:00Z">
                    <w:rPr/>
                  </w:rPrChange>
                </w:rPr>
                <w:lastRenderedPageBreak/>
                <w:t>WIC-1T</w:t>
              </w:r>
              <w:r w:rsidRPr="00B162F7">
                <w:rPr>
                  <w:rFonts w:hint="eastAsia"/>
                  <w:rPrChange w:id="1967" w:author="D T" w:date="2019-11-18T23:53:00Z">
                    <w:rPr>
                      <w:rFonts w:hint="eastAsia"/>
                    </w:rPr>
                  </w:rPrChange>
                </w:rPr>
                <w:t>模块添加</w:t>
              </w:r>
              <w:r w:rsidRPr="00B162F7">
                <w:rPr>
                  <w:rFonts w:hint="eastAsia"/>
                  <w:rPrChange w:id="1968" w:author="D T" w:date="2019-11-18T23:53:00Z">
                    <w:rPr>
                      <w:rFonts w:hint="eastAsia"/>
                    </w:rPr>
                  </w:rPrChange>
                </w:rPr>
                <w:t>serial</w:t>
              </w:r>
              <w:r w:rsidRPr="00B162F7">
                <w:rPr>
                  <w:rFonts w:hint="eastAsia"/>
                  <w:rPrChange w:id="1969" w:author="D T" w:date="2019-11-18T23:53:00Z">
                    <w:rPr>
                      <w:rFonts w:hint="eastAsia"/>
                    </w:rPr>
                  </w:rPrChange>
                </w:rPr>
                <w:t>口板卡，成功解决。</w:t>
              </w:r>
            </w:ins>
          </w:p>
          <w:p w14:paraId="3B67F45B" w14:textId="77777777" w:rsidR="00B162F7" w:rsidRPr="00B162F7" w:rsidRDefault="00B162F7" w:rsidP="000915BE">
            <w:pPr>
              <w:rPr>
                <w:ins w:id="1970" w:author="D T" w:date="2019-11-18T23:53:00Z"/>
                <w:rPrChange w:id="1971" w:author="D T" w:date="2019-11-18T23:53:00Z">
                  <w:rPr>
                    <w:ins w:id="1972" w:author="D T" w:date="2019-11-18T23:53:00Z"/>
                  </w:rPr>
                </w:rPrChange>
              </w:rPr>
              <w:pPrChange w:id="1973" w:author="D T" w:date="2019-11-19T00:23:00Z">
                <w:pPr>
                  <w:widowControl/>
                  <w:jc w:val="left"/>
                </w:pPr>
              </w:pPrChange>
            </w:pPr>
            <w:ins w:id="1974" w:author="D T" w:date="2019-11-18T23:53:00Z">
              <w:r w:rsidRPr="00B162F7">
                <w:rPr>
                  <w:rFonts w:hint="eastAsia"/>
                  <w:rPrChange w:id="1975" w:author="D T" w:date="2019-11-18T23:53:00Z">
                    <w:rPr>
                      <w:rFonts w:hint="eastAsia"/>
                    </w:rPr>
                  </w:rPrChange>
                </w:rPr>
                <w:t>实验体会：本次实验需要配置动态</w:t>
              </w:r>
              <w:r w:rsidRPr="00B162F7">
                <w:rPr>
                  <w:rFonts w:hint="eastAsia"/>
                  <w:rPrChange w:id="1976" w:author="D T" w:date="2019-11-18T23:53:00Z">
                    <w:rPr>
                      <w:rFonts w:hint="eastAsia"/>
                    </w:rPr>
                  </w:rPrChange>
                </w:rPr>
                <w:t>NAT</w:t>
              </w:r>
              <w:r w:rsidRPr="00B162F7">
                <w:rPr>
                  <w:rFonts w:hint="eastAsia"/>
                  <w:rPrChange w:id="1977" w:author="D T" w:date="2019-11-18T23:53:00Z">
                    <w:rPr>
                      <w:rFonts w:hint="eastAsia"/>
                    </w:rPr>
                  </w:rPrChange>
                </w:rPr>
                <w:t>，为私有地址的用户提供到外部网络的资源的访问。借助于</w:t>
              </w:r>
              <w:r w:rsidRPr="00B162F7">
                <w:rPr>
                  <w:rFonts w:hint="eastAsia"/>
                  <w:rPrChange w:id="1978" w:author="D T" w:date="2019-11-18T23:53:00Z">
                    <w:rPr>
                      <w:rFonts w:hint="eastAsia"/>
                    </w:rPr>
                  </w:rPrChange>
                </w:rPr>
                <w:t>NAT</w:t>
              </w:r>
              <w:r w:rsidRPr="00B162F7">
                <w:rPr>
                  <w:rFonts w:hint="eastAsia"/>
                  <w:rPrChange w:id="1979" w:author="D T" w:date="2019-11-18T23:53:00Z">
                    <w:rPr>
                      <w:rFonts w:hint="eastAsia"/>
                    </w:rPr>
                  </w:rPrChange>
                </w:rPr>
                <w:t>，私有地址的“内部”网络通过路由器发送数据包时，私有地址被转换成合法的</w:t>
              </w:r>
              <w:r w:rsidRPr="00B162F7">
                <w:rPr>
                  <w:rFonts w:hint="eastAsia"/>
                  <w:rPrChange w:id="1980" w:author="D T" w:date="2019-11-18T23:53:00Z">
                    <w:rPr>
                      <w:rFonts w:hint="eastAsia"/>
                    </w:rPr>
                  </w:rPrChange>
                </w:rPr>
                <w:t>IP</w:t>
              </w:r>
              <w:r w:rsidRPr="00B162F7">
                <w:rPr>
                  <w:rFonts w:hint="eastAsia"/>
                  <w:rPrChange w:id="1981" w:author="D T" w:date="2019-11-18T23:53:00Z">
                    <w:rPr>
                      <w:rFonts w:hint="eastAsia"/>
                    </w:rPr>
                  </w:rPrChange>
                </w:rPr>
                <w:t>地址，一个局域网只需使用少量</w:t>
              </w:r>
              <w:r w:rsidRPr="00B162F7">
                <w:rPr>
                  <w:rFonts w:hint="eastAsia"/>
                  <w:rPrChange w:id="1982" w:author="D T" w:date="2019-11-18T23:53:00Z">
                    <w:rPr>
                      <w:rFonts w:hint="eastAsia"/>
                    </w:rPr>
                  </w:rPrChange>
                </w:rPr>
                <w:t>IP</w:t>
              </w:r>
              <w:r w:rsidRPr="00B162F7">
                <w:rPr>
                  <w:rFonts w:hint="eastAsia"/>
                  <w:rPrChange w:id="1983" w:author="D T" w:date="2019-11-18T23:53:00Z">
                    <w:rPr>
                      <w:rFonts w:hint="eastAsia"/>
                    </w:rPr>
                  </w:rPrChange>
                </w:rPr>
                <w:t>地址即可实现私有地址网络内所有计算机与</w:t>
              </w:r>
              <w:r w:rsidRPr="00B162F7">
                <w:rPr>
                  <w:rFonts w:hint="eastAsia"/>
                  <w:rPrChange w:id="1984" w:author="D T" w:date="2019-11-18T23:53:00Z">
                    <w:rPr>
                      <w:rFonts w:hint="eastAsia"/>
                    </w:rPr>
                  </w:rPrChange>
                </w:rPr>
                <w:t>Internet</w:t>
              </w:r>
              <w:r w:rsidRPr="00B162F7">
                <w:rPr>
                  <w:rFonts w:hint="eastAsia"/>
                  <w:rPrChange w:id="1985" w:author="D T" w:date="2019-11-18T23:53:00Z">
                    <w:rPr>
                      <w:rFonts w:hint="eastAsia"/>
                    </w:rPr>
                  </w:rPrChange>
                </w:rPr>
                <w:t>的通信需求。</w:t>
              </w:r>
            </w:ins>
          </w:p>
          <w:p w14:paraId="1E161330" w14:textId="77777777" w:rsidR="00B162F7" w:rsidRPr="00B162F7" w:rsidRDefault="00B162F7" w:rsidP="000915BE">
            <w:pPr>
              <w:rPr>
                <w:ins w:id="1986" w:author="D T" w:date="2019-11-18T23:53:00Z"/>
                <w:rPrChange w:id="1987" w:author="D T" w:date="2019-11-18T23:53:00Z">
                  <w:rPr>
                    <w:ins w:id="1988" w:author="D T" w:date="2019-11-18T23:53:00Z"/>
                  </w:rPr>
                </w:rPrChange>
              </w:rPr>
              <w:pPrChange w:id="1989" w:author="D T" w:date="2019-11-19T00:23:00Z">
                <w:pPr>
                  <w:widowControl/>
                  <w:ind w:firstLineChars="200" w:firstLine="480"/>
                  <w:jc w:val="left"/>
                </w:pPr>
              </w:pPrChange>
            </w:pPr>
            <w:ins w:id="1990" w:author="D T" w:date="2019-11-18T23:53:00Z">
              <w:r w:rsidRPr="00B162F7">
                <w:rPr>
                  <w:rFonts w:hint="eastAsia"/>
                  <w:rPrChange w:id="1991" w:author="D T" w:date="2019-11-18T23:53:00Z">
                    <w:rPr>
                      <w:rFonts w:hint="eastAsia"/>
                    </w:rPr>
                  </w:rPrChange>
                </w:rPr>
                <w:t>动态转换是指将内部网络的私有</w:t>
              </w:r>
              <w:r w:rsidRPr="00B162F7">
                <w:rPr>
                  <w:rFonts w:hint="eastAsia"/>
                  <w:rPrChange w:id="1992" w:author="D T" w:date="2019-11-18T23:53:00Z">
                    <w:rPr>
                      <w:rFonts w:hint="eastAsia"/>
                    </w:rPr>
                  </w:rPrChange>
                </w:rPr>
                <w:t>IP</w:t>
              </w:r>
              <w:r w:rsidRPr="00B162F7">
                <w:rPr>
                  <w:rFonts w:hint="eastAsia"/>
                  <w:rPrChange w:id="1993" w:author="D T" w:date="2019-11-18T23:53:00Z">
                    <w:rPr>
                      <w:rFonts w:hint="eastAsia"/>
                    </w:rPr>
                  </w:rPrChange>
                </w:rPr>
                <w:t>地址转换为公用</w:t>
              </w:r>
              <w:r w:rsidRPr="00B162F7">
                <w:rPr>
                  <w:rFonts w:hint="eastAsia"/>
                  <w:rPrChange w:id="1994" w:author="D T" w:date="2019-11-18T23:53:00Z">
                    <w:rPr>
                      <w:rFonts w:hint="eastAsia"/>
                    </w:rPr>
                  </w:rPrChange>
                </w:rPr>
                <w:t>IP</w:t>
              </w:r>
              <w:r w:rsidRPr="00B162F7">
                <w:rPr>
                  <w:rFonts w:hint="eastAsia"/>
                  <w:rPrChange w:id="1995" w:author="D T" w:date="2019-11-18T23:53:00Z">
                    <w:rPr>
                      <w:rFonts w:hint="eastAsia"/>
                    </w:rPr>
                  </w:rPrChange>
                </w:rPr>
                <w:t>地址时，</w:t>
              </w:r>
              <w:r w:rsidRPr="00B162F7">
                <w:rPr>
                  <w:rFonts w:hint="eastAsia"/>
                  <w:rPrChange w:id="1996" w:author="D T" w:date="2019-11-18T23:53:00Z">
                    <w:rPr>
                      <w:rFonts w:hint="eastAsia"/>
                    </w:rPr>
                  </w:rPrChange>
                </w:rPr>
                <w:t>IP</w:t>
              </w:r>
              <w:r w:rsidRPr="00B162F7">
                <w:rPr>
                  <w:rFonts w:hint="eastAsia"/>
                  <w:rPrChange w:id="1997" w:author="D T" w:date="2019-11-18T23:53:00Z">
                    <w:rPr>
                      <w:rFonts w:hint="eastAsia"/>
                    </w:rPr>
                  </w:rPrChange>
                </w:rPr>
                <w:t>地址对不是确定的，而是随机的，所有被授权访问上</w:t>
              </w:r>
              <w:r w:rsidRPr="00B162F7">
                <w:rPr>
                  <w:rFonts w:hint="eastAsia"/>
                  <w:rPrChange w:id="1998" w:author="D T" w:date="2019-11-18T23:53:00Z">
                    <w:rPr>
                      <w:rFonts w:hint="eastAsia"/>
                    </w:rPr>
                  </w:rPrChange>
                </w:rPr>
                <w:t>Internet</w:t>
              </w:r>
              <w:r w:rsidRPr="00B162F7">
                <w:rPr>
                  <w:rFonts w:hint="eastAsia"/>
                  <w:rPrChange w:id="1999" w:author="D T" w:date="2019-11-18T23:53:00Z">
                    <w:rPr>
                      <w:rFonts w:hint="eastAsia"/>
                    </w:rPr>
                  </w:rPrChange>
                </w:rPr>
                <w:t>的私有</w:t>
              </w:r>
              <w:r w:rsidRPr="00B162F7">
                <w:rPr>
                  <w:rFonts w:hint="eastAsia"/>
                  <w:rPrChange w:id="2000" w:author="D T" w:date="2019-11-18T23:53:00Z">
                    <w:rPr>
                      <w:rFonts w:hint="eastAsia"/>
                    </w:rPr>
                  </w:rPrChange>
                </w:rPr>
                <w:t>IP</w:t>
              </w:r>
              <w:r w:rsidRPr="00B162F7">
                <w:rPr>
                  <w:rFonts w:hint="eastAsia"/>
                  <w:rPrChange w:id="2001" w:author="D T" w:date="2019-11-18T23:53:00Z">
                    <w:rPr>
                      <w:rFonts w:hint="eastAsia"/>
                    </w:rPr>
                  </w:rPrChange>
                </w:rPr>
                <w:t>地址可随机转换为任何指定的合法</w:t>
              </w:r>
              <w:r w:rsidRPr="00B162F7">
                <w:rPr>
                  <w:rFonts w:hint="eastAsia"/>
                  <w:rPrChange w:id="2002" w:author="D T" w:date="2019-11-18T23:53:00Z">
                    <w:rPr>
                      <w:rFonts w:hint="eastAsia"/>
                    </w:rPr>
                  </w:rPrChange>
                </w:rPr>
                <w:t>IP</w:t>
              </w:r>
              <w:r w:rsidRPr="00B162F7">
                <w:rPr>
                  <w:rFonts w:hint="eastAsia"/>
                  <w:rPrChange w:id="2003" w:author="D T" w:date="2019-11-18T23:53:00Z">
                    <w:rPr>
                      <w:rFonts w:hint="eastAsia"/>
                    </w:rPr>
                  </w:rPrChange>
                </w:rPr>
                <w:t>地址。也就是说，只要指定哪些内部地址可以进行转换，以及用哪些合法地址作为外部地址时，就可以进行动态转换。动态转换可以使用多个合法外部地址集。当</w:t>
              </w:r>
              <w:r w:rsidRPr="00B162F7">
                <w:rPr>
                  <w:rFonts w:hint="eastAsia"/>
                  <w:rPrChange w:id="2004" w:author="D T" w:date="2019-11-18T23:53:00Z">
                    <w:rPr>
                      <w:rFonts w:hint="eastAsia"/>
                    </w:rPr>
                  </w:rPrChange>
                </w:rPr>
                <w:t>ISP</w:t>
              </w:r>
              <w:r w:rsidRPr="00B162F7">
                <w:rPr>
                  <w:rFonts w:hint="eastAsia"/>
                  <w:rPrChange w:id="2005" w:author="D T" w:date="2019-11-18T23:53:00Z">
                    <w:rPr>
                      <w:rFonts w:hint="eastAsia"/>
                    </w:rPr>
                  </w:rPrChange>
                </w:rPr>
                <w:t>提供的合法</w:t>
              </w:r>
              <w:r w:rsidRPr="00B162F7">
                <w:rPr>
                  <w:rFonts w:hint="eastAsia"/>
                  <w:rPrChange w:id="2006" w:author="D T" w:date="2019-11-18T23:53:00Z">
                    <w:rPr>
                      <w:rFonts w:hint="eastAsia"/>
                    </w:rPr>
                  </w:rPrChange>
                </w:rPr>
                <w:t>IP</w:t>
              </w:r>
              <w:r w:rsidRPr="00B162F7">
                <w:rPr>
                  <w:rFonts w:hint="eastAsia"/>
                  <w:rPrChange w:id="2007" w:author="D T" w:date="2019-11-18T23:53:00Z">
                    <w:rPr>
                      <w:rFonts w:hint="eastAsia"/>
                    </w:rPr>
                  </w:rPrChange>
                </w:rPr>
                <w:t>地址略少于网络内部的计算机数量时，可以采用动态转换的方式。</w:t>
              </w:r>
            </w:ins>
          </w:p>
          <w:p w14:paraId="274D4C29" w14:textId="44DDEEAB" w:rsidR="002811F1" w:rsidRPr="002811F1" w:rsidDel="00B162F7" w:rsidRDefault="002811F1" w:rsidP="002811F1">
            <w:pPr>
              <w:widowControl/>
              <w:ind w:right="240"/>
              <w:rPr>
                <w:del w:id="2008" w:author="D T" w:date="2019-11-18T23:53:00Z"/>
              </w:rPr>
            </w:pPr>
            <w:del w:id="2009" w:author="D T" w:date="2019-11-18T23:53:00Z">
              <w:r w:rsidRPr="002811F1" w:rsidDel="00B162F7">
                <w:rPr>
                  <w:rFonts w:hint="eastAsia"/>
                </w:rPr>
                <w:delText>问题：起初配置路由器</w:delText>
              </w:r>
              <w:r w:rsidRPr="002811F1" w:rsidDel="00B162F7">
                <w:rPr>
                  <w:rFonts w:hint="eastAsia"/>
                </w:rPr>
                <w:delText>R0</w:delText>
              </w:r>
              <w:r w:rsidRPr="002811F1" w:rsidDel="00B162F7">
                <w:rPr>
                  <w:rFonts w:hint="eastAsia"/>
                </w:rPr>
                <w:delText>时输入</w:delText>
              </w:r>
              <w:r w:rsidRPr="002811F1" w:rsidDel="00B162F7">
                <w:delText>Router(config)#interface serial0/3/0</w:delText>
              </w:r>
              <w:r w:rsidRPr="002811F1" w:rsidDel="00B162F7">
                <w:rPr>
                  <w:rFonts w:hint="eastAsia"/>
                </w:rPr>
                <w:delText>，结果提示</w:delText>
              </w:r>
              <w:r w:rsidRPr="002811F1" w:rsidDel="00B162F7">
                <w:delText>%Invalid interface type and number</w:delText>
              </w:r>
              <w:r w:rsidRPr="002811F1" w:rsidDel="00B162F7">
                <w:rPr>
                  <w:rFonts w:hint="eastAsia"/>
                </w:rPr>
                <w:delText>。</w:delText>
              </w:r>
            </w:del>
          </w:p>
          <w:p w14:paraId="5B6F7ABD" w14:textId="291BC890" w:rsidR="002811F1" w:rsidRPr="002811F1" w:rsidDel="00B162F7" w:rsidRDefault="002811F1" w:rsidP="002811F1">
            <w:pPr>
              <w:widowControl/>
              <w:ind w:right="240"/>
              <w:rPr>
                <w:del w:id="2010" w:author="D T" w:date="2019-11-18T23:53:00Z"/>
              </w:rPr>
            </w:pPr>
            <w:del w:id="2011" w:author="D T" w:date="2019-11-18T23:53:00Z">
              <w:r w:rsidRPr="002811F1" w:rsidDel="00B162F7">
                <w:rPr>
                  <w:rFonts w:hint="eastAsia"/>
                </w:rPr>
                <w:delText>解决方法：经查看发现</w:delText>
              </w:r>
              <w:r w:rsidRPr="002811F1" w:rsidDel="00B162F7">
                <w:rPr>
                  <w:rFonts w:hint="eastAsia"/>
                </w:rPr>
                <w:delText>2811</w:delText>
              </w:r>
              <w:r w:rsidRPr="002811F1" w:rsidDel="00B162F7">
                <w:rPr>
                  <w:rFonts w:hint="eastAsia"/>
                </w:rPr>
                <w:delText>型号路由器并没有</w:delText>
              </w:r>
              <w:r w:rsidRPr="002811F1" w:rsidDel="00B162F7">
                <w:rPr>
                  <w:rFonts w:hint="eastAsia"/>
                </w:rPr>
                <w:delText>serial</w:delText>
              </w:r>
              <w:r w:rsidRPr="002811F1" w:rsidDel="00B162F7">
                <w:rPr>
                  <w:rFonts w:hint="eastAsia"/>
                </w:rPr>
                <w:delText>接口，需要通过</w:delText>
              </w:r>
              <w:r w:rsidRPr="002811F1" w:rsidDel="00B162F7">
                <w:delText>WIC-1T</w:delText>
              </w:r>
              <w:r w:rsidRPr="002811F1" w:rsidDel="00B162F7">
                <w:rPr>
                  <w:rFonts w:hint="eastAsia"/>
                </w:rPr>
                <w:delText>模块添加</w:delText>
              </w:r>
              <w:r w:rsidRPr="002811F1" w:rsidDel="00B162F7">
                <w:rPr>
                  <w:rFonts w:hint="eastAsia"/>
                </w:rPr>
                <w:delText>serial</w:delText>
              </w:r>
              <w:r w:rsidRPr="002811F1" w:rsidDel="00B162F7">
                <w:rPr>
                  <w:rFonts w:hint="eastAsia"/>
                </w:rPr>
                <w:delText>口板卡，成功解决。</w:delText>
              </w:r>
            </w:del>
          </w:p>
          <w:p w14:paraId="5EC48730" w14:textId="131D4664" w:rsidR="002811F1" w:rsidRPr="002811F1" w:rsidDel="00B162F7" w:rsidRDefault="002811F1" w:rsidP="002811F1">
            <w:pPr>
              <w:widowControl/>
              <w:ind w:right="240"/>
              <w:rPr>
                <w:del w:id="2012" w:author="D T" w:date="2019-11-18T23:53:00Z"/>
              </w:rPr>
            </w:pPr>
            <w:del w:id="2013" w:author="D T" w:date="2019-11-18T23:53:00Z">
              <w:r w:rsidRPr="002811F1" w:rsidDel="00B162F7">
                <w:rPr>
                  <w:rFonts w:hint="eastAsia"/>
                </w:rPr>
                <w:delText>实验体会：</w:delText>
              </w:r>
            </w:del>
          </w:p>
          <w:p w14:paraId="3483372C" w14:textId="58D24603" w:rsidR="002811F1" w:rsidRPr="002811F1" w:rsidDel="00B162F7" w:rsidRDefault="002811F1" w:rsidP="002811F1">
            <w:pPr>
              <w:widowControl/>
              <w:ind w:right="240"/>
              <w:rPr>
                <w:del w:id="2014" w:author="D T" w:date="2019-11-18T23:53:00Z"/>
              </w:rPr>
            </w:pPr>
            <w:del w:id="2015" w:author="D T" w:date="2019-11-18T23:53:00Z">
              <w:r w:rsidRPr="002811F1" w:rsidDel="00B162F7">
                <w:rPr>
                  <w:rFonts w:hint="eastAsia"/>
                </w:rPr>
                <w:delText>本次实验需要配置动态</w:delText>
              </w:r>
              <w:r w:rsidRPr="002811F1" w:rsidDel="00B162F7">
                <w:rPr>
                  <w:rFonts w:hint="eastAsia"/>
                </w:rPr>
                <w:delText>NAT</w:delText>
              </w:r>
              <w:r w:rsidRPr="002811F1" w:rsidDel="00B162F7">
                <w:rPr>
                  <w:rFonts w:hint="eastAsia"/>
                </w:rPr>
                <w:delText>，为私有地址的用户提供到外部网络的资源的访问。借助于</w:delText>
              </w:r>
              <w:r w:rsidRPr="002811F1" w:rsidDel="00B162F7">
                <w:rPr>
                  <w:rFonts w:hint="eastAsia"/>
                </w:rPr>
                <w:delText>NAT</w:delText>
              </w:r>
              <w:r w:rsidRPr="002811F1" w:rsidDel="00B162F7">
                <w:rPr>
                  <w:rFonts w:hint="eastAsia"/>
                </w:rPr>
                <w:delText>，私有地址的“内部”网络通过路由器发送数据包时，私有地址被转换成合法的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地址，一个局域网只需使用少量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地址即可实现私有地址网络内所有计算机与</w:delText>
              </w:r>
              <w:r w:rsidRPr="002811F1" w:rsidDel="00B162F7">
                <w:rPr>
                  <w:rFonts w:hint="eastAsia"/>
                </w:rPr>
                <w:delText>Internet</w:delText>
              </w:r>
              <w:r w:rsidRPr="002811F1" w:rsidDel="00B162F7">
                <w:rPr>
                  <w:rFonts w:hint="eastAsia"/>
                </w:rPr>
                <w:delText>的通信需求。</w:delText>
              </w:r>
            </w:del>
          </w:p>
          <w:p w14:paraId="28E85AB1" w14:textId="40215AF9" w:rsidR="002811F1" w:rsidRPr="002811F1" w:rsidDel="00B162F7" w:rsidRDefault="002811F1" w:rsidP="002811F1">
            <w:pPr>
              <w:widowControl/>
              <w:ind w:right="240"/>
              <w:rPr>
                <w:del w:id="2016" w:author="D T" w:date="2019-11-18T23:53:00Z"/>
              </w:rPr>
            </w:pPr>
            <w:del w:id="2017" w:author="D T" w:date="2019-11-18T23:53:00Z">
              <w:r w:rsidRPr="002811F1" w:rsidDel="00B162F7">
                <w:rPr>
                  <w:rFonts w:hint="eastAsia"/>
                </w:rPr>
                <w:delText>动态转换是指将内部网络的私有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地址转换为公用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地址时，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地址对不是确定的，而是随机的，所有被授权访问上</w:delText>
              </w:r>
              <w:r w:rsidRPr="002811F1" w:rsidDel="00B162F7">
                <w:rPr>
                  <w:rFonts w:hint="eastAsia"/>
                </w:rPr>
                <w:delText>Internet</w:delText>
              </w:r>
              <w:r w:rsidRPr="002811F1" w:rsidDel="00B162F7">
                <w:rPr>
                  <w:rFonts w:hint="eastAsia"/>
                </w:rPr>
                <w:delText>的私有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地址可随机转换为任何指定的合法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地址。也就是说，只要指定哪些内部地址可以进行转换，以及用哪些合法地址作为外部地址时，就可以进行动态转换。动态转换可以使用多个合法外部地址集。当</w:delText>
              </w:r>
              <w:r w:rsidRPr="002811F1" w:rsidDel="00B162F7">
                <w:rPr>
                  <w:rFonts w:hint="eastAsia"/>
                </w:rPr>
                <w:delText>ISP</w:delText>
              </w:r>
              <w:r w:rsidRPr="002811F1" w:rsidDel="00B162F7">
                <w:rPr>
                  <w:rFonts w:hint="eastAsia"/>
                </w:rPr>
                <w:delText>提供的合法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地址略少于网络内部的计算机数量时，可以采用动态转换的方式。</w:delText>
              </w:r>
            </w:del>
          </w:p>
          <w:p w14:paraId="74EC0B9E" w14:textId="77777777" w:rsidR="002811F1" w:rsidRPr="00B162F7" w:rsidRDefault="002811F1" w:rsidP="002811F1">
            <w:pPr>
              <w:widowControl/>
              <w:ind w:right="240"/>
              <w:rPr>
                <w:rPrChange w:id="2018" w:author="D T" w:date="2019-11-18T23:53:00Z">
                  <w:rPr/>
                </w:rPrChange>
              </w:rPr>
            </w:pPr>
          </w:p>
        </w:tc>
      </w:tr>
      <w:tr w:rsidR="002811F1" w:rsidRPr="002811F1" w14:paraId="7478D2E0" w14:textId="77777777" w:rsidTr="000915BE">
        <w:trPr>
          <w:trHeight w:val="565"/>
          <w:trPrChange w:id="2019" w:author="D T" w:date="2019-11-19T00:23:00Z">
            <w:trPr>
              <w:trHeight w:val="565"/>
            </w:trPr>
          </w:trPrChange>
        </w:trPr>
        <w:tc>
          <w:tcPr>
            <w:tcW w:w="4390" w:type="dxa"/>
            <w:vAlign w:val="center"/>
            <w:tcPrChange w:id="2020" w:author="D T" w:date="2019-11-19T00:23:00Z">
              <w:tcPr>
                <w:tcW w:w="4270" w:type="dxa"/>
                <w:vAlign w:val="center"/>
              </w:tcPr>
            </w:tcPrChange>
          </w:tcPr>
          <w:p w14:paraId="2F8162BA" w14:textId="7A67BFF1" w:rsidR="002811F1" w:rsidRPr="002811F1" w:rsidRDefault="002811F1" w:rsidP="002811F1">
            <w:pPr>
              <w:widowControl/>
              <w:ind w:right="240"/>
            </w:pPr>
            <w:r w:rsidRPr="002811F1">
              <w:rPr>
                <w:rFonts w:hint="eastAsia"/>
              </w:rPr>
              <w:lastRenderedPageBreak/>
              <w:t>器材、工具领用及归还负责人：</w:t>
            </w:r>
            <w:ins w:id="2021" w:author="D T" w:date="2019-11-18T23:53:00Z">
              <w:r w:rsidR="00B162F7">
                <w:rPr>
                  <w:rFonts w:hint="eastAsia"/>
                </w:rPr>
                <w:t>章伟</w:t>
              </w:r>
            </w:ins>
          </w:p>
        </w:tc>
        <w:tc>
          <w:tcPr>
            <w:tcW w:w="3906" w:type="dxa"/>
            <w:vAlign w:val="center"/>
            <w:tcPrChange w:id="2022" w:author="D T" w:date="2019-11-19T00:23:00Z">
              <w:tcPr>
                <w:tcW w:w="4270" w:type="dxa"/>
                <w:vAlign w:val="center"/>
              </w:tcPr>
            </w:tcPrChange>
          </w:tcPr>
          <w:p w14:paraId="11B55489" w14:textId="587D31D4" w:rsidR="002811F1" w:rsidRPr="002811F1" w:rsidRDefault="002811F1" w:rsidP="002811F1">
            <w:pPr>
              <w:widowControl/>
              <w:ind w:right="240"/>
            </w:pPr>
            <w:r w:rsidRPr="002811F1">
              <w:t>实验记录人：（签名）</w:t>
            </w:r>
            <w:ins w:id="2023" w:author="D T" w:date="2019-11-18T23:53:00Z">
              <w:r w:rsidR="00B162F7">
                <w:rPr>
                  <w:rFonts w:hint="eastAsia"/>
                </w:rPr>
                <w:t>章伟</w:t>
              </w:r>
            </w:ins>
          </w:p>
        </w:tc>
      </w:tr>
      <w:tr w:rsidR="002811F1" w:rsidRPr="002811F1" w14:paraId="66F944F4" w14:textId="77777777" w:rsidTr="000915BE">
        <w:trPr>
          <w:trHeight w:val="545"/>
          <w:trPrChange w:id="2024" w:author="D T" w:date="2019-11-19T00:23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2025" w:author="D T" w:date="2019-11-19T00:23:00Z">
              <w:tcPr>
                <w:tcW w:w="4270" w:type="dxa"/>
                <w:vAlign w:val="center"/>
              </w:tcPr>
            </w:tcPrChange>
          </w:tcPr>
          <w:p w14:paraId="5A3EC3AD" w14:textId="2EC886B1" w:rsidR="002811F1" w:rsidRPr="002811F1" w:rsidRDefault="002811F1" w:rsidP="002811F1">
            <w:pPr>
              <w:widowControl/>
              <w:ind w:right="240"/>
            </w:pPr>
            <w:r w:rsidRPr="002811F1">
              <w:t>实验执笔人：（签名）</w:t>
            </w:r>
            <w:ins w:id="2026" w:author="D T" w:date="2019-11-18T23:53:00Z">
              <w:r w:rsidR="00B162F7">
                <w:rPr>
                  <w:rFonts w:hint="eastAsia"/>
                </w:rPr>
                <w:t>章伟</w:t>
              </w:r>
            </w:ins>
          </w:p>
        </w:tc>
        <w:tc>
          <w:tcPr>
            <w:tcW w:w="3906" w:type="dxa"/>
            <w:vAlign w:val="center"/>
            <w:tcPrChange w:id="2027" w:author="D T" w:date="2019-11-19T00:23:00Z">
              <w:tcPr>
                <w:tcW w:w="4270" w:type="dxa"/>
                <w:vAlign w:val="center"/>
              </w:tcPr>
            </w:tcPrChange>
          </w:tcPr>
          <w:p w14:paraId="34E597B2" w14:textId="69229F35" w:rsidR="002811F1" w:rsidRPr="002811F1" w:rsidRDefault="002811F1" w:rsidP="002811F1">
            <w:pPr>
              <w:widowControl/>
              <w:ind w:right="240"/>
            </w:pPr>
            <w:r w:rsidRPr="002811F1">
              <w:t>报告协助人：（签名）</w:t>
            </w:r>
            <w:ins w:id="2028" w:author="D T" w:date="2019-11-18T23:53:00Z">
              <w:r w:rsidR="00B162F7">
                <w:rPr>
                  <w:rFonts w:hint="eastAsia"/>
                </w:rPr>
                <w:t>章伟</w:t>
              </w:r>
            </w:ins>
          </w:p>
        </w:tc>
      </w:tr>
      <w:tr w:rsidR="002811F1" w:rsidRPr="002811F1" w14:paraId="7211BFD0" w14:textId="77777777" w:rsidTr="000915BE">
        <w:trPr>
          <w:trHeight w:val="1119"/>
          <w:trPrChange w:id="2029" w:author="D T" w:date="2019-11-19T00:23:00Z">
            <w:trPr>
              <w:trHeight w:val="1119"/>
            </w:trPr>
          </w:trPrChange>
        </w:trPr>
        <w:tc>
          <w:tcPr>
            <w:tcW w:w="8296" w:type="dxa"/>
            <w:gridSpan w:val="2"/>
            <w:tcPrChange w:id="2030" w:author="D T" w:date="2019-11-19T00:23:00Z">
              <w:tcPr>
                <w:tcW w:w="8540" w:type="dxa"/>
                <w:gridSpan w:val="2"/>
              </w:tcPr>
            </w:tcPrChange>
          </w:tcPr>
          <w:p w14:paraId="45061A5C" w14:textId="77777777" w:rsidR="002811F1" w:rsidRDefault="002811F1" w:rsidP="002811F1">
            <w:pPr>
              <w:widowControl/>
              <w:ind w:right="240"/>
              <w:rPr>
                <w:ins w:id="2031" w:author="D T" w:date="2019-11-18T23:54:00Z"/>
              </w:rPr>
            </w:pPr>
            <w:r w:rsidRPr="002811F1">
              <w:t>小组成员签名：（签名）</w:t>
            </w:r>
          </w:p>
          <w:p w14:paraId="03D734D0" w14:textId="162E2573" w:rsidR="00B162F7" w:rsidRPr="002811F1" w:rsidRDefault="00B162F7" w:rsidP="002811F1">
            <w:pPr>
              <w:widowControl/>
              <w:ind w:right="240"/>
              <w:rPr>
                <w:rFonts w:hint="eastAsia"/>
              </w:rPr>
            </w:pPr>
            <w:proofErr w:type="gramStart"/>
            <w:ins w:id="2032" w:author="D T" w:date="2019-11-18T23:54:00Z">
              <w:r>
                <w:rPr>
                  <w:rFonts w:hint="eastAsia"/>
                </w:rPr>
                <w:t>於</w:t>
              </w:r>
              <w:proofErr w:type="gramEnd"/>
              <w:r>
                <w:rPr>
                  <w:rFonts w:hint="eastAsia"/>
                </w:rPr>
                <w:t>文卓、牟宇、李正瑜、李萌</w:t>
              </w:r>
              <w:proofErr w:type="gramStart"/>
              <w:r>
                <w:rPr>
                  <w:rFonts w:hint="eastAsia"/>
                </w:rPr>
                <w:t>玻</w:t>
              </w:r>
              <w:proofErr w:type="gramEnd"/>
              <w:r>
                <w:rPr>
                  <w:rFonts w:hint="eastAsia"/>
                </w:rPr>
                <w:t>、章伟（主要完成人）</w:t>
              </w:r>
            </w:ins>
          </w:p>
        </w:tc>
      </w:tr>
      <w:tr w:rsidR="002811F1" w:rsidRPr="002811F1" w14:paraId="1C5541F3" w14:textId="77777777" w:rsidTr="000915BE">
        <w:trPr>
          <w:trHeight w:val="570"/>
          <w:trPrChange w:id="2033" w:author="D T" w:date="2019-11-19T00:23:00Z">
            <w:trPr>
              <w:trHeight w:val="570"/>
            </w:trPr>
          </w:trPrChange>
        </w:trPr>
        <w:tc>
          <w:tcPr>
            <w:tcW w:w="4390" w:type="dxa"/>
            <w:vAlign w:val="center"/>
            <w:tcPrChange w:id="2034" w:author="D T" w:date="2019-11-19T00:23:00Z">
              <w:tcPr>
                <w:tcW w:w="4270" w:type="dxa"/>
                <w:vAlign w:val="center"/>
              </w:tcPr>
            </w:tcPrChange>
          </w:tcPr>
          <w:p w14:paraId="2DF88DDE" w14:textId="77777777" w:rsidR="002811F1" w:rsidRPr="002811F1" w:rsidRDefault="002811F1" w:rsidP="002811F1">
            <w:pPr>
              <w:widowControl/>
              <w:ind w:right="240"/>
            </w:pPr>
            <w:r w:rsidRPr="002811F1">
              <w:t>验收人：</w:t>
            </w:r>
          </w:p>
        </w:tc>
        <w:tc>
          <w:tcPr>
            <w:tcW w:w="3906" w:type="dxa"/>
            <w:vAlign w:val="center"/>
            <w:tcPrChange w:id="2035" w:author="D T" w:date="2019-11-19T00:23:00Z">
              <w:tcPr>
                <w:tcW w:w="4270" w:type="dxa"/>
                <w:vAlign w:val="center"/>
              </w:tcPr>
            </w:tcPrChange>
          </w:tcPr>
          <w:p w14:paraId="33674881" w14:textId="77777777" w:rsidR="002811F1" w:rsidRPr="002811F1" w:rsidRDefault="002811F1" w:rsidP="002811F1">
            <w:pPr>
              <w:widowControl/>
              <w:ind w:right="240"/>
            </w:pPr>
            <w:r w:rsidRPr="002811F1">
              <w:t>成绩评定：</w:t>
            </w:r>
          </w:p>
        </w:tc>
      </w:tr>
    </w:tbl>
    <w:p w14:paraId="0DCFCCE4" w14:textId="77777777" w:rsidR="002811F1" w:rsidRPr="002811F1" w:rsidRDefault="002811F1" w:rsidP="002811F1">
      <w:pPr>
        <w:widowControl/>
        <w:ind w:right="240"/>
      </w:pPr>
    </w:p>
    <w:p w14:paraId="652EC318" w14:textId="77F3F07C" w:rsidR="00172EBC" w:rsidRDefault="00172EBC">
      <w:pPr>
        <w:widowControl/>
        <w:ind w:right="240"/>
      </w:pPr>
    </w:p>
    <w:p w14:paraId="27EB0115" w14:textId="62DE13B5" w:rsidR="00D2507F" w:rsidRDefault="00D2507F">
      <w:pPr>
        <w:ind w:right="240"/>
      </w:pPr>
    </w:p>
    <w:p w14:paraId="7CA6FD83" w14:textId="2D5886F9" w:rsidR="002811F1" w:rsidRDefault="002811F1">
      <w:pPr>
        <w:ind w:right="240"/>
      </w:pPr>
    </w:p>
    <w:p w14:paraId="383EC604" w14:textId="5B3F4CD6" w:rsidR="002811F1" w:rsidRDefault="002811F1">
      <w:pPr>
        <w:ind w:right="240"/>
      </w:pPr>
    </w:p>
    <w:p w14:paraId="26738F3A" w14:textId="3A4A639C" w:rsidR="002811F1" w:rsidRDefault="002811F1">
      <w:pPr>
        <w:ind w:right="240"/>
      </w:pPr>
    </w:p>
    <w:p w14:paraId="52DC32B5" w14:textId="1F9F99BE" w:rsidR="002811F1" w:rsidRDefault="002811F1">
      <w:pPr>
        <w:ind w:right="240"/>
        <w:rPr>
          <w:ins w:id="2036" w:author="D T" w:date="2019-11-19T00:23:00Z"/>
        </w:rPr>
      </w:pPr>
    </w:p>
    <w:p w14:paraId="48D9DE32" w14:textId="77777777" w:rsidR="007D5FDB" w:rsidRDefault="007D5FDB">
      <w:pPr>
        <w:ind w:right="240"/>
        <w:rPr>
          <w:rFonts w:hint="eastAsia"/>
        </w:rPr>
      </w:pPr>
    </w:p>
    <w:p w14:paraId="03DA206F" w14:textId="41E4331B" w:rsidR="00C23036" w:rsidRPr="00F11F2F" w:rsidRDefault="00C23036" w:rsidP="00F11F2F">
      <w:pPr>
        <w:pStyle w:val="1"/>
        <w:ind w:right="240"/>
      </w:pPr>
      <w:r w:rsidRPr="008F047D">
        <w:lastRenderedPageBreak/>
        <w:t>实验报告</w:t>
      </w:r>
      <w:r w:rsidR="00F11F2F">
        <w:rPr>
          <w:rFonts w:hint="eastAsia"/>
        </w:rPr>
        <w:t>七</w:t>
      </w:r>
    </w:p>
    <w:tbl>
      <w:tblPr>
        <w:tblStyle w:val="a7"/>
        <w:tblW w:w="0" w:type="auto"/>
        <w:tblLook w:val="04A0" w:firstRow="1" w:lastRow="0" w:firstColumn="1" w:lastColumn="0" w:noHBand="0" w:noVBand="1"/>
        <w:tblPrChange w:id="2037" w:author="D T" w:date="2019-11-19T00:25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73"/>
        <w:gridCol w:w="3623"/>
        <w:tblGridChange w:id="2038">
          <w:tblGrid>
            <w:gridCol w:w="4282"/>
            <w:gridCol w:w="4014"/>
          </w:tblGrid>
        </w:tblGridChange>
      </w:tblGrid>
      <w:tr w:rsidR="00C23036" w14:paraId="3F040EC4" w14:textId="77777777" w:rsidTr="005F1224">
        <w:trPr>
          <w:trHeight w:val="524"/>
          <w:trPrChange w:id="2039" w:author="D T" w:date="2019-11-19T00:25:00Z">
            <w:trPr>
              <w:trHeight w:val="524"/>
            </w:trPr>
          </w:trPrChange>
        </w:trPr>
        <w:tc>
          <w:tcPr>
            <w:tcW w:w="8296" w:type="dxa"/>
            <w:gridSpan w:val="2"/>
            <w:vAlign w:val="center"/>
            <w:tcPrChange w:id="2040" w:author="D T" w:date="2019-11-19T00:25:00Z">
              <w:tcPr>
                <w:tcW w:w="8540" w:type="dxa"/>
                <w:gridSpan w:val="2"/>
                <w:vAlign w:val="center"/>
              </w:tcPr>
            </w:tcPrChange>
          </w:tcPr>
          <w:p w14:paraId="621AF3B3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>
              <w:rPr>
                <w:rFonts w:hint="eastAsia"/>
                <w:kern w:val="0"/>
              </w:rPr>
              <w:t>RIP</w:t>
            </w:r>
            <w:r>
              <w:rPr>
                <w:rFonts w:hint="eastAsia"/>
                <w:kern w:val="0"/>
              </w:rPr>
              <w:t>路由协议的基本配置及</w:t>
            </w:r>
            <w:r>
              <w:rPr>
                <w:rFonts w:hint="eastAsia"/>
                <w:kern w:val="0"/>
              </w:rPr>
              <w:t>OSPF</w:t>
            </w:r>
            <w:r>
              <w:rPr>
                <w:rFonts w:hint="eastAsia"/>
                <w:kern w:val="0"/>
              </w:rPr>
              <w:t>基本配置</w:t>
            </w:r>
          </w:p>
        </w:tc>
      </w:tr>
      <w:tr w:rsidR="00C23036" w:rsidRPr="008F047D" w14:paraId="2FC4E7BB" w14:textId="77777777" w:rsidTr="005F1224">
        <w:trPr>
          <w:trHeight w:val="545"/>
          <w:trPrChange w:id="2041" w:author="D T" w:date="2019-11-19T00:25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2042" w:author="D T" w:date="2019-11-19T00:25:00Z">
              <w:tcPr>
                <w:tcW w:w="4390" w:type="dxa"/>
                <w:vAlign w:val="center"/>
              </w:tcPr>
            </w:tcPrChange>
          </w:tcPr>
          <w:p w14:paraId="19B74EE5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3623" w:type="dxa"/>
            <w:vAlign w:val="center"/>
            <w:tcPrChange w:id="2043" w:author="D T" w:date="2019-11-19T00:25:00Z">
              <w:tcPr>
                <w:tcW w:w="4150" w:type="dxa"/>
                <w:vAlign w:val="center"/>
              </w:tcPr>
            </w:tcPrChange>
          </w:tcPr>
          <w:p w14:paraId="285A6AEE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2019/11/3</w:t>
            </w:r>
          </w:p>
        </w:tc>
      </w:tr>
      <w:tr w:rsidR="00C23036" w:rsidRPr="008F047D" w14:paraId="6C959BD6" w14:textId="77777777" w:rsidTr="005F1224">
        <w:trPr>
          <w:trHeight w:val="1120"/>
          <w:trPrChange w:id="2044" w:author="D T" w:date="2019-11-19T00:25:00Z">
            <w:trPr>
              <w:trHeight w:val="1120"/>
            </w:trPr>
          </w:trPrChange>
        </w:trPr>
        <w:tc>
          <w:tcPr>
            <w:tcW w:w="8296" w:type="dxa"/>
            <w:gridSpan w:val="2"/>
            <w:tcPrChange w:id="2045" w:author="D T" w:date="2019-11-19T00:25:00Z">
              <w:tcPr>
                <w:tcW w:w="8540" w:type="dxa"/>
                <w:gridSpan w:val="2"/>
              </w:tcPr>
            </w:tcPrChange>
          </w:tcPr>
          <w:p w14:paraId="2FFABE69" w14:textId="77777777" w:rsidR="00C23036" w:rsidRDefault="00C23036" w:rsidP="005F1224">
            <w:pPr>
              <w:pPrChange w:id="2046" w:author="D T" w:date="2019-11-19T00:24:00Z">
                <w:pPr>
                  <w:ind w:right="240"/>
                </w:pPr>
              </w:pPrChange>
            </w:pPr>
            <w:r w:rsidRPr="008F047D">
              <w:t>实验小组：第</w:t>
            </w:r>
            <w:r>
              <w:rPr>
                <w:rFonts w:hint="eastAsia"/>
              </w:rPr>
              <w:t>2</w:t>
            </w:r>
            <w:r w:rsidRPr="008F047D">
              <w:tab/>
            </w:r>
            <w:r w:rsidRPr="008F047D">
              <w:t>组</w:t>
            </w:r>
            <w:r w:rsidRPr="008F047D">
              <w:tab/>
            </w:r>
            <w:r w:rsidRPr="008F047D">
              <w:t>成员及本次实验分工</w:t>
            </w:r>
          </w:p>
          <w:p w14:paraId="416794F1" w14:textId="77777777" w:rsidR="00C23036" w:rsidRDefault="00C23036" w:rsidP="005F1224">
            <w:pPr>
              <w:pPrChange w:id="2047" w:author="D T" w:date="2019-11-19T00:24:00Z">
                <w:pPr>
                  <w:ind w:right="240"/>
                </w:pPr>
              </w:pPrChange>
            </w:pPr>
            <w:r>
              <w:rPr>
                <w:rFonts w:hint="eastAsia"/>
              </w:rPr>
              <w:t>组长：李正瑜（本实验主要完成者及报告撰写人）</w:t>
            </w:r>
          </w:p>
          <w:p w14:paraId="39BEB476" w14:textId="3624698B" w:rsidR="00C23036" w:rsidRDefault="00C23036" w:rsidP="005F1224">
            <w:pPr>
              <w:pPrChange w:id="2048" w:author="D T" w:date="2019-11-19T00:24:00Z">
                <w:pPr>
                  <w:ind w:right="240"/>
                </w:pPr>
              </w:pPrChange>
            </w:pPr>
            <w:r>
              <w:rPr>
                <w:rFonts w:hint="eastAsia"/>
              </w:rPr>
              <w:t>组员：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文卓、章伟、牟宇、李萌</w:t>
            </w:r>
            <w:proofErr w:type="gramStart"/>
            <w:r>
              <w:rPr>
                <w:rFonts w:hint="eastAsia"/>
              </w:rPr>
              <w:t>玻</w:t>
            </w:r>
            <w:proofErr w:type="gramEnd"/>
          </w:p>
          <w:p w14:paraId="641DF6E5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C23036" w:rsidRPr="008F047D" w14:paraId="7C57FAF0" w14:textId="77777777" w:rsidTr="005F1224">
        <w:trPr>
          <w:trHeight w:val="980"/>
          <w:trPrChange w:id="2049" w:author="D T" w:date="2019-11-19T00:25:00Z">
            <w:trPr>
              <w:trHeight w:val="980"/>
            </w:trPr>
          </w:trPrChange>
        </w:trPr>
        <w:tc>
          <w:tcPr>
            <w:tcW w:w="8296" w:type="dxa"/>
            <w:gridSpan w:val="2"/>
            <w:tcPrChange w:id="2050" w:author="D T" w:date="2019-11-19T00:25:00Z">
              <w:tcPr>
                <w:tcW w:w="8540" w:type="dxa"/>
                <w:gridSpan w:val="2"/>
              </w:tcPr>
            </w:tcPrChange>
          </w:tcPr>
          <w:p w14:paraId="4288491E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0169DECA" w14:textId="77777777" w:rsidR="00C23036" w:rsidRDefault="00C23036" w:rsidP="005F1224">
            <w:pPr>
              <w:pPrChange w:id="2051" w:author="D T" w:date="2019-11-19T00:24:00Z">
                <w:pPr>
                  <w:ind w:right="240"/>
                </w:pPr>
              </w:pPrChange>
            </w:pPr>
            <w:r>
              <w:rPr>
                <w:rFonts w:hint="eastAsia"/>
              </w:rPr>
              <w:t>掌握在路由器上如何配置</w:t>
            </w:r>
            <w:r>
              <w:rPr>
                <w:rFonts w:hint="eastAsia"/>
              </w:rPr>
              <w:t xml:space="preserve">RIP </w:t>
            </w:r>
            <w:r>
              <w:rPr>
                <w:rFonts w:hint="eastAsia"/>
              </w:rPr>
              <w:t>路由协议。</w:t>
            </w:r>
          </w:p>
          <w:p w14:paraId="5F6DA698" w14:textId="2DF1CBC5" w:rsidR="00C23036" w:rsidRDefault="00C23036" w:rsidP="005F1224">
            <w:pPr>
              <w:pPrChange w:id="2052" w:author="D T" w:date="2019-11-19T00:24:00Z">
                <w:pPr>
                  <w:ind w:right="240"/>
                </w:pPr>
              </w:pPrChange>
            </w:pPr>
            <w:r w:rsidRPr="00505395">
              <w:rPr>
                <w:rFonts w:hint="eastAsia"/>
              </w:rPr>
              <w:t>掌握在路由器上配置</w:t>
            </w:r>
            <w:r w:rsidRPr="00505395">
              <w:t xml:space="preserve"> OSPF </w:t>
            </w:r>
            <w:r w:rsidRPr="00505395">
              <w:t>单区域。</w:t>
            </w:r>
          </w:p>
          <w:p w14:paraId="0C9CF462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C23036" w:rsidRPr="008F047D" w14:paraId="106E602E" w14:textId="77777777" w:rsidTr="005F1224">
        <w:trPr>
          <w:trHeight w:val="1121"/>
          <w:trPrChange w:id="2053" w:author="D T" w:date="2019-11-19T00:25:00Z">
            <w:trPr>
              <w:trHeight w:val="1121"/>
            </w:trPr>
          </w:trPrChange>
        </w:trPr>
        <w:tc>
          <w:tcPr>
            <w:tcW w:w="8296" w:type="dxa"/>
            <w:gridSpan w:val="2"/>
            <w:tcPrChange w:id="2054" w:author="D T" w:date="2019-11-19T00:25:00Z">
              <w:tcPr>
                <w:tcW w:w="8540" w:type="dxa"/>
                <w:gridSpan w:val="2"/>
              </w:tcPr>
            </w:tcPrChange>
          </w:tcPr>
          <w:p w14:paraId="5642B0E3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29C2D840" w14:textId="302308FA" w:rsidR="00C23036" w:rsidRDefault="00C23036" w:rsidP="005F1224">
            <w:pPr>
              <w:pPrChange w:id="2055" w:author="D T" w:date="2019-11-19T00:24:00Z">
                <w:pPr>
                  <w:ind w:right="240"/>
                </w:pPr>
              </w:pPrChange>
            </w:pPr>
            <w:r w:rsidRPr="00BB431D">
              <w:t>PC 2</w:t>
            </w:r>
            <w:r w:rsidRPr="00BB431D">
              <w:t>台；</w:t>
            </w:r>
            <w:r w:rsidRPr="00BB431D">
              <w:t>Switch_3560 1</w:t>
            </w:r>
            <w:r w:rsidRPr="00BB431D">
              <w:t>台；</w:t>
            </w:r>
            <w:r w:rsidRPr="00BB431D">
              <w:t>Router-PT 2</w:t>
            </w:r>
            <w:r w:rsidRPr="00BB431D">
              <w:t>台；直连线；交叉线；</w:t>
            </w:r>
            <w:r w:rsidRPr="00BB431D">
              <w:t xml:space="preserve">DCE </w:t>
            </w:r>
            <w:r w:rsidRPr="00BB431D">
              <w:t>串口线</w:t>
            </w:r>
            <w:r>
              <w:rPr>
                <w:rFonts w:hint="eastAsia"/>
              </w:rPr>
              <w:t>（</w:t>
            </w:r>
            <w:r w:rsidRPr="00FA26B5">
              <w:t>Cisco Packet Tracer</w:t>
            </w:r>
            <w:r>
              <w:rPr>
                <w:rFonts w:hint="eastAsia"/>
              </w:rPr>
              <w:t>）</w:t>
            </w:r>
          </w:p>
          <w:p w14:paraId="32EEDBAE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C23036" w:rsidRPr="008F047D" w14:paraId="1C9BAD02" w14:textId="77777777" w:rsidTr="005F1224">
        <w:trPr>
          <w:trHeight w:val="5390"/>
          <w:trPrChange w:id="2056" w:author="D T" w:date="2019-11-19T00:25:00Z">
            <w:trPr>
              <w:trHeight w:val="5390"/>
            </w:trPr>
          </w:trPrChange>
        </w:trPr>
        <w:tc>
          <w:tcPr>
            <w:tcW w:w="8296" w:type="dxa"/>
            <w:gridSpan w:val="2"/>
            <w:tcPrChange w:id="2057" w:author="D T" w:date="2019-11-19T00:25:00Z">
              <w:tcPr>
                <w:tcW w:w="8540" w:type="dxa"/>
                <w:gridSpan w:val="2"/>
              </w:tcPr>
            </w:tcPrChange>
          </w:tcPr>
          <w:p w14:paraId="756C8080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实验过程、步骤（可另附页、使用网络拓扑图等辅助说明）及结果：</w:t>
            </w:r>
          </w:p>
          <w:p w14:paraId="5E8AACC1" w14:textId="77777777" w:rsidR="00C23036" w:rsidRDefault="00C23036" w:rsidP="005F1224">
            <w:pPr>
              <w:rPr>
                <w:rFonts w:ascii="宋体" w:hAnsi="宋体"/>
                <w:szCs w:val="24"/>
              </w:rPr>
              <w:pPrChange w:id="2058" w:author="D T" w:date="2019-11-19T00:24:00Z">
                <w:pPr>
                  <w:ind w:right="240"/>
                </w:pPr>
              </w:pPrChange>
            </w:pPr>
            <w:r>
              <w:rPr>
                <w:rFonts w:hint="eastAsia"/>
              </w:rPr>
              <w:t>RIP</w:t>
            </w:r>
            <w:r>
              <w:rPr>
                <w:rFonts w:hint="eastAsia"/>
              </w:rPr>
              <w:t>路由协议的基本配置</w:t>
            </w:r>
            <w:r>
              <w:rPr>
                <w:rFonts w:hint="eastAsia"/>
              </w:rPr>
              <w:t>:</w:t>
            </w:r>
          </w:p>
          <w:p w14:paraId="09124481" w14:textId="77777777" w:rsidR="00C23036" w:rsidRDefault="00C23036" w:rsidP="005F1224">
            <w:pPr>
              <w:ind w:right="240"/>
              <w:jc w:val="center"/>
              <w:rPr>
                <w:rFonts w:ascii="宋体" w:hAnsi="宋体"/>
                <w:szCs w:val="24"/>
              </w:rPr>
              <w:pPrChange w:id="2059" w:author="D T" w:date="2019-11-19T00:24:00Z">
                <w:pPr>
                  <w:ind w:right="240"/>
                </w:pPr>
              </w:pPrChange>
            </w:pPr>
            <w:r>
              <w:rPr>
                <w:noProof/>
              </w:rPr>
              <w:drawing>
                <wp:inline distT="0" distB="0" distL="0" distR="0" wp14:anchorId="46042CCE" wp14:editId="34907AB3">
                  <wp:extent cx="2857500" cy="2864961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05" cy="287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ABAEB" w14:textId="77777777" w:rsidR="00C23036" w:rsidRDefault="00C23036" w:rsidP="005F1224">
            <w:pPr>
              <w:ind w:right="240"/>
              <w:jc w:val="center"/>
              <w:rPr>
                <w:rFonts w:ascii="宋体" w:hAnsi="宋体"/>
                <w:szCs w:val="24"/>
              </w:rPr>
              <w:pPrChange w:id="2060" w:author="D T" w:date="2019-11-19T00:24:00Z">
                <w:pPr>
                  <w:ind w:right="240"/>
                </w:pPr>
              </w:pPrChange>
            </w:pPr>
            <w:r w:rsidRPr="00505395">
              <w:rPr>
                <w:rFonts w:ascii="宋体" w:hAnsi="宋体" w:hint="eastAsia"/>
                <w:szCs w:val="24"/>
              </w:rPr>
              <w:lastRenderedPageBreak/>
              <w:t>配置</w:t>
            </w:r>
            <w:r w:rsidRPr="00505395">
              <w:rPr>
                <w:rFonts w:ascii="宋体" w:hAnsi="宋体"/>
                <w:szCs w:val="24"/>
              </w:rPr>
              <w:t>PC0</w:t>
            </w:r>
          </w:p>
          <w:p w14:paraId="0E4189BD" w14:textId="77777777" w:rsidR="00C23036" w:rsidRDefault="00C23036" w:rsidP="005F1224">
            <w:pPr>
              <w:ind w:right="240"/>
              <w:jc w:val="center"/>
              <w:rPr>
                <w:rFonts w:ascii="宋体" w:hAnsi="宋体"/>
                <w:szCs w:val="24"/>
              </w:rPr>
              <w:pPrChange w:id="2061" w:author="D T" w:date="2019-11-19T00:24:00Z">
                <w:pPr>
                  <w:ind w:right="240"/>
                </w:pPr>
              </w:pPrChange>
            </w:pPr>
            <w:r>
              <w:rPr>
                <w:noProof/>
              </w:rPr>
              <w:drawing>
                <wp:inline distT="0" distB="0" distL="0" distR="0" wp14:anchorId="5AE70DD3" wp14:editId="05077538">
                  <wp:extent cx="4139840" cy="36004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094" cy="3608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DCC44" w14:textId="77777777" w:rsidR="00C23036" w:rsidRDefault="00C23036" w:rsidP="005F1224">
            <w:pPr>
              <w:pPrChange w:id="2062" w:author="D T" w:date="2019-11-19T00:24:00Z">
                <w:pPr>
                  <w:ind w:right="240"/>
                </w:pPr>
              </w:pPrChange>
            </w:pPr>
            <w:r w:rsidRPr="00505395">
              <w:rPr>
                <w:rFonts w:hint="eastAsia"/>
              </w:rPr>
              <w:t>配置</w:t>
            </w:r>
            <w:r w:rsidRPr="00505395">
              <w:t>PC</w:t>
            </w:r>
            <w:r>
              <w:rPr>
                <w:rFonts w:hint="eastAsia"/>
              </w:rPr>
              <w:t>1</w:t>
            </w:r>
          </w:p>
          <w:p w14:paraId="5AA1ED72" w14:textId="77777777" w:rsidR="00C23036" w:rsidRDefault="00C23036" w:rsidP="00032089">
            <w:pPr>
              <w:ind w:right="240"/>
              <w:jc w:val="center"/>
              <w:rPr>
                <w:rFonts w:ascii="宋体" w:hAnsi="宋体"/>
                <w:szCs w:val="24"/>
              </w:rPr>
              <w:pPrChange w:id="2063" w:author="D T" w:date="2019-11-18T23:59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3FB40B6C" wp14:editId="1B5D2394">
                  <wp:extent cx="3771900" cy="328045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130" cy="3291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F16B8" w14:textId="77777777" w:rsidR="00C23036" w:rsidRDefault="00C23036" w:rsidP="005F1224">
            <w:pPr>
              <w:rPr>
                <w:noProof/>
              </w:rPr>
              <w:pPrChange w:id="2064" w:author="D T" w:date="2019-11-19T00:24:00Z">
                <w:pPr>
                  <w:ind w:right="240"/>
                </w:pPr>
              </w:pPrChange>
            </w:pPr>
            <w:r w:rsidRPr="00876F40">
              <w:rPr>
                <w:rFonts w:hint="eastAsia"/>
              </w:rPr>
              <w:t>配置交换机</w:t>
            </w:r>
            <w:r w:rsidRPr="00876F40">
              <w:t>S3560</w:t>
            </w:r>
          </w:p>
          <w:p w14:paraId="70B75553" w14:textId="77777777" w:rsidR="00C23036" w:rsidRDefault="00C23036" w:rsidP="003962A9">
            <w:pPr>
              <w:ind w:right="240"/>
              <w:rPr>
                <w:rFonts w:ascii="宋体" w:hAnsi="宋体"/>
                <w:szCs w:val="24"/>
              </w:rPr>
              <w:pPrChange w:id="2065" w:author="D T" w:date="2019-11-19T00:00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691D1631" wp14:editId="1BE95601">
                  <wp:extent cx="3901778" cy="2941575"/>
                  <wp:effectExtent l="0" t="0" r="381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78" cy="29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1521B" w14:textId="77777777" w:rsidR="00C23036" w:rsidRDefault="00C23036" w:rsidP="003962A9">
            <w:pPr>
              <w:ind w:right="240"/>
              <w:rPr>
                <w:rFonts w:ascii="宋体" w:hAnsi="宋体"/>
                <w:szCs w:val="24"/>
              </w:rPr>
              <w:pPrChange w:id="2066" w:author="D T" w:date="2019-11-19T00:00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61953609" wp14:editId="3446D0A9">
                  <wp:extent cx="3635055" cy="1966130"/>
                  <wp:effectExtent l="0" t="0" r="381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7A082" w14:textId="77777777" w:rsidR="00C23036" w:rsidRDefault="00C23036" w:rsidP="003962A9">
            <w:pPr>
              <w:ind w:right="240"/>
              <w:rPr>
                <w:rFonts w:ascii="宋体" w:hAnsi="宋体"/>
                <w:szCs w:val="24"/>
              </w:rPr>
              <w:pPrChange w:id="2067" w:author="D T" w:date="2019-11-19T00:00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1BBFB19F" wp14:editId="240DEC84">
                  <wp:extent cx="2545301" cy="1691787"/>
                  <wp:effectExtent l="0" t="0" r="7620" b="381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301" cy="169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59F1A" w14:textId="77777777" w:rsidR="00C23036" w:rsidRDefault="00C23036" w:rsidP="003962A9">
            <w:pPr>
              <w:ind w:right="240"/>
              <w:rPr>
                <w:rFonts w:ascii="宋体" w:hAnsi="宋体"/>
                <w:szCs w:val="24"/>
              </w:rPr>
              <w:pPrChange w:id="2068" w:author="D T" w:date="2019-11-19T00:00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45374FEE" wp14:editId="76023E57">
                  <wp:extent cx="2187130" cy="2796782"/>
                  <wp:effectExtent l="0" t="0" r="3810" b="381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30" cy="279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5764C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1E8A7D" wp14:editId="6C9D0E3B">
                  <wp:extent cx="1973280" cy="2787650"/>
                  <wp:effectExtent l="0" t="0" r="8255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164" cy="279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810E2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E8EB2A" wp14:editId="5534B261">
                  <wp:extent cx="2242088" cy="2755900"/>
                  <wp:effectExtent l="0" t="0" r="6350" b="635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230" cy="275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C8EB0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E8447E" wp14:editId="73305A6D">
                  <wp:extent cx="2368378" cy="292100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701" cy="292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AAE95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70F892" wp14:editId="02FCC4B8">
                  <wp:extent cx="952583" cy="754445"/>
                  <wp:effectExtent l="0" t="0" r="0" b="762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83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87042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138BDB" wp14:editId="26E90F34">
                  <wp:extent cx="3756986" cy="1242168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86" cy="124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75D8F" w14:textId="77777777" w:rsidR="00C23036" w:rsidRDefault="00C23036" w:rsidP="005F1224">
            <w:pPr>
              <w:rPr>
                <w:noProof/>
              </w:rPr>
              <w:pPrChange w:id="2069" w:author="D T" w:date="2019-11-19T00:24:00Z">
                <w:pPr>
                  <w:ind w:right="240"/>
                </w:pPr>
              </w:pPrChange>
            </w:pPr>
            <w:r w:rsidRPr="00876F40">
              <w:rPr>
                <w:rFonts w:hint="eastAsia"/>
              </w:rPr>
              <w:t>配置路由器</w:t>
            </w:r>
            <w:r w:rsidRPr="00876F40">
              <w:t>Router0</w:t>
            </w:r>
          </w:p>
          <w:p w14:paraId="173CF8AA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F902AC" wp14:editId="4CE876F2">
                  <wp:extent cx="3924640" cy="2796782"/>
                  <wp:effectExtent l="0" t="0" r="0" b="381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640" cy="279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C50B3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28026D" wp14:editId="52F1C146">
                  <wp:extent cx="3985605" cy="2690093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2690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0ACAE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9084AE" wp14:editId="063ED06B">
                  <wp:extent cx="3764606" cy="1204064"/>
                  <wp:effectExtent l="0" t="0" r="762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606" cy="120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D7E42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CE5E1B" wp14:editId="31FD055B">
                  <wp:extent cx="3993226" cy="2225233"/>
                  <wp:effectExtent l="0" t="0" r="762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222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164F2" w14:textId="77777777" w:rsidR="00C23036" w:rsidRDefault="00C23036" w:rsidP="005F1224">
            <w:pPr>
              <w:rPr>
                <w:noProof/>
              </w:rPr>
              <w:pPrChange w:id="2070" w:author="D T" w:date="2019-11-19T00:24:00Z">
                <w:pPr>
                  <w:ind w:right="240"/>
                </w:pPr>
              </w:pPrChange>
            </w:pPr>
            <w:r w:rsidRPr="00956B10">
              <w:rPr>
                <w:rFonts w:hint="eastAsia"/>
              </w:rPr>
              <w:t>配置路由器</w:t>
            </w:r>
            <w:r w:rsidRPr="00956B10">
              <w:t>Router1</w:t>
            </w:r>
          </w:p>
          <w:p w14:paraId="5BEA6FE1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C33BD7" wp14:editId="26DB8165">
                  <wp:extent cx="3985605" cy="1958510"/>
                  <wp:effectExtent l="0" t="0" r="0" b="381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195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2EE05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FFD4CF" wp14:editId="6A93F039">
                  <wp:extent cx="3734124" cy="1821338"/>
                  <wp:effectExtent l="0" t="0" r="0" b="762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124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20324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73B18B" wp14:editId="196EFE7C">
                  <wp:extent cx="3985605" cy="2827265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282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F674D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259E7B" wp14:editId="083DC0CF">
                  <wp:extent cx="3993226" cy="2804403"/>
                  <wp:effectExtent l="0" t="0" r="762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280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ACC1E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1A7CCC" wp14:editId="47326F68">
                  <wp:extent cx="3939881" cy="297206"/>
                  <wp:effectExtent l="0" t="0" r="3810" b="762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81" cy="2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557E3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956B10">
              <w:rPr>
                <w:rFonts w:ascii="宋体" w:hAnsi="宋体" w:hint="eastAsia"/>
                <w:szCs w:val="24"/>
              </w:rPr>
              <w:t>使用</w:t>
            </w:r>
            <w:r w:rsidRPr="00956B10">
              <w:rPr>
                <w:rFonts w:ascii="宋体" w:hAnsi="宋体"/>
                <w:szCs w:val="24"/>
              </w:rPr>
              <w:t>PC0 ping PC1，ping通</w:t>
            </w:r>
          </w:p>
          <w:p w14:paraId="70A99A1F" w14:textId="77777777" w:rsidR="00C23036" w:rsidRDefault="00C23036" w:rsidP="005F1224">
            <w:pPr>
              <w:ind w:right="240"/>
              <w:jc w:val="center"/>
              <w:rPr>
                <w:rFonts w:ascii="宋体" w:hAnsi="宋体"/>
                <w:szCs w:val="24"/>
              </w:rPr>
              <w:pPrChange w:id="2071" w:author="D T" w:date="2019-11-19T00:24:00Z">
                <w:pPr>
                  <w:ind w:right="240"/>
                </w:pPr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74E8C5B0" wp14:editId="3DF53A73">
                  <wp:extent cx="4205613" cy="1943100"/>
                  <wp:effectExtent l="0" t="0" r="4445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835" cy="194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A7E5D" w14:textId="77777777" w:rsidR="00C23036" w:rsidRDefault="00C23036" w:rsidP="005F1224">
            <w:pPr>
              <w:pPrChange w:id="2072" w:author="D T" w:date="2019-11-19T00:24:00Z">
                <w:pPr>
                  <w:ind w:right="240"/>
                </w:pPr>
              </w:pPrChange>
            </w:pPr>
            <w:r>
              <w:rPr>
                <w:rFonts w:hint="eastAsia"/>
              </w:rPr>
              <w:t>OSPF</w:t>
            </w:r>
            <w:r>
              <w:rPr>
                <w:rFonts w:hint="eastAsia"/>
              </w:rPr>
              <w:t>基本配置</w:t>
            </w:r>
            <w:r>
              <w:rPr>
                <w:rFonts w:hint="eastAsia"/>
              </w:rPr>
              <w:t>:</w:t>
            </w:r>
          </w:p>
          <w:p w14:paraId="1D1E8D3B" w14:textId="77777777" w:rsidR="00C23036" w:rsidRDefault="00C23036" w:rsidP="003962A9">
            <w:pPr>
              <w:ind w:right="240"/>
              <w:jc w:val="center"/>
              <w:rPr>
                <w:kern w:val="0"/>
              </w:rPr>
              <w:pPrChange w:id="2073" w:author="D T" w:date="2019-11-19T00:01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712CB44E" wp14:editId="6B24CC80">
                  <wp:extent cx="3331402" cy="3340100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511" cy="336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CC2F0" w14:textId="77777777" w:rsidR="00C23036" w:rsidRDefault="00C23036" w:rsidP="005F1224">
            <w:pPr>
              <w:pPrChange w:id="2074" w:author="D T" w:date="2019-11-19T00:25:00Z">
                <w:pPr>
                  <w:ind w:right="240"/>
                </w:pPr>
              </w:pPrChange>
            </w:pPr>
            <w:r w:rsidRPr="00505395">
              <w:rPr>
                <w:rFonts w:hint="eastAsia"/>
              </w:rPr>
              <w:t>配置</w:t>
            </w:r>
            <w:r w:rsidRPr="00505395">
              <w:t>PC0</w:t>
            </w:r>
          </w:p>
          <w:p w14:paraId="426F34FF" w14:textId="77777777" w:rsidR="00C23036" w:rsidRDefault="00C23036" w:rsidP="003962A9">
            <w:pPr>
              <w:ind w:right="240"/>
              <w:jc w:val="center"/>
              <w:rPr>
                <w:rFonts w:ascii="宋体" w:hAnsi="宋体"/>
                <w:szCs w:val="24"/>
              </w:rPr>
              <w:pPrChange w:id="2075" w:author="D T" w:date="2019-11-19T00:01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421213AD" wp14:editId="11B08B8A">
                  <wp:extent cx="3956050" cy="3440607"/>
                  <wp:effectExtent l="0" t="0" r="6350" b="762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262" cy="345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1033D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505395">
              <w:rPr>
                <w:rFonts w:ascii="宋体" w:hAnsi="宋体" w:hint="eastAsia"/>
                <w:szCs w:val="24"/>
              </w:rPr>
              <w:t>配置</w:t>
            </w:r>
            <w:r w:rsidRPr="00505395">
              <w:rPr>
                <w:rFonts w:ascii="宋体" w:hAnsi="宋体"/>
                <w:szCs w:val="24"/>
              </w:rPr>
              <w:t>PC</w:t>
            </w:r>
            <w:r>
              <w:rPr>
                <w:rFonts w:ascii="宋体" w:hAnsi="宋体" w:hint="eastAsia"/>
                <w:szCs w:val="24"/>
              </w:rPr>
              <w:t>1</w:t>
            </w:r>
          </w:p>
          <w:p w14:paraId="21F60484" w14:textId="77777777" w:rsidR="00C23036" w:rsidRDefault="00C23036" w:rsidP="005F1224">
            <w:pPr>
              <w:ind w:right="240"/>
              <w:jc w:val="center"/>
              <w:rPr>
                <w:rFonts w:ascii="宋体" w:hAnsi="宋体"/>
                <w:szCs w:val="24"/>
              </w:rPr>
              <w:pPrChange w:id="2076" w:author="D T" w:date="2019-11-19T00:25:00Z">
                <w:pPr>
                  <w:ind w:right="240"/>
                </w:pPr>
              </w:pPrChange>
            </w:pPr>
            <w:r>
              <w:rPr>
                <w:noProof/>
              </w:rPr>
              <w:drawing>
                <wp:inline distT="0" distB="0" distL="0" distR="0" wp14:anchorId="1ECAAB42" wp14:editId="6958C4F9">
                  <wp:extent cx="3709063" cy="3225800"/>
                  <wp:effectExtent l="0" t="0" r="5715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528" cy="3228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80F1F" w14:textId="77777777" w:rsidR="00C23036" w:rsidRDefault="00C23036" w:rsidP="005F1224">
            <w:pPr>
              <w:rPr>
                <w:noProof/>
              </w:rPr>
              <w:pPrChange w:id="2077" w:author="D T" w:date="2019-11-19T00:25:00Z">
                <w:pPr>
                  <w:ind w:right="240"/>
                </w:pPr>
              </w:pPrChange>
            </w:pPr>
            <w:r w:rsidRPr="00876F40">
              <w:rPr>
                <w:rFonts w:hint="eastAsia"/>
              </w:rPr>
              <w:t>配置交换机</w:t>
            </w:r>
            <w:r w:rsidRPr="00876F40">
              <w:t>S3560</w:t>
            </w:r>
          </w:p>
          <w:p w14:paraId="140909EE" w14:textId="77777777" w:rsidR="00C23036" w:rsidRDefault="00C23036" w:rsidP="00DE56EB">
            <w:pPr>
              <w:ind w:right="240"/>
              <w:rPr>
                <w:rFonts w:ascii="宋体" w:hAnsi="宋体"/>
                <w:szCs w:val="24"/>
              </w:rPr>
              <w:pPrChange w:id="2078" w:author="D T" w:date="2019-11-19T00:01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32218F06" wp14:editId="4C78B68A">
                  <wp:extent cx="3917019" cy="2575783"/>
                  <wp:effectExtent l="0" t="0" r="762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019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EB811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FFB269" wp14:editId="656C3DA9">
                  <wp:extent cx="3368332" cy="1325995"/>
                  <wp:effectExtent l="0" t="0" r="3810" b="762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332" cy="132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83E64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865C3B" wp14:editId="318D0320">
                  <wp:extent cx="3955123" cy="1455546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123" cy="145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E507C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BDA53D" wp14:editId="4B78DAFE">
                  <wp:extent cx="3985605" cy="1790855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179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24379" w14:textId="77777777" w:rsidR="00C23036" w:rsidRDefault="00C23036" w:rsidP="005F1224">
            <w:pPr>
              <w:pPrChange w:id="2079" w:author="D T" w:date="2019-11-19T00:25:00Z">
                <w:pPr>
                  <w:ind w:right="240"/>
                </w:pPr>
              </w:pPrChange>
            </w:pPr>
            <w:r w:rsidRPr="00C850ED">
              <w:rPr>
                <w:rFonts w:hint="eastAsia"/>
              </w:rPr>
              <w:t>配置路由器</w:t>
            </w:r>
            <w:r w:rsidRPr="00C850ED">
              <w:t>Router0</w:t>
            </w:r>
          </w:p>
          <w:p w14:paraId="18C322B2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762733" wp14:editId="2DCAC311">
                  <wp:extent cx="4046571" cy="2804403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571" cy="280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6D7D1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AA409C" wp14:editId="5C7D8DEA">
                  <wp:extent cx="4031329" cy="2575783"/>
                  <wp:effectExtent l="0" t="0" r="762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329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2158A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BA43C4" wp14:editId="1FC6966A">
                  <wp:extent cx="3650296" cy="762066"/>
                  <wp:effectExtent l="0" t="0" r="762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296" cy="76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113D8" w14:textId="77777777" w:rsidR="00C23036" w:rsidRDefault="00C23036" w:rsidP="005F1224">
            <w:pPr>
              <w:pPrChange w:id="2080" w:author="D T" w:date="2019-11-19T00:25:00Z">
                <w:pPr>
                  <w:ind w:right="240"/>
                </w:pPr>
              </w:pPrChange>
            </w:pPr>
            <w:r w:rsidRPr="002344F6">
              <w:rPr>
                <w:rFonts w:hint="eastAsia"/>
              </w:rPr>
              <w:t>配置路由器</w:t>
            </w:r>
            <w:r w:rsidRPr="002344F6">
              <w:t>Router1</w:t>
            </w:r>
          </w:p>
          <w:p w14:paraId="22C30E9A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851CAD" wp14:editId="2DA9ED38">
                  <wp:extent cx="3993226" cy="2705334"/>
                  <wp:effectExtent l="0" t="0" r="762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270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3E836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FE450C" wp14:editId="37ABD70B">
                  <wp:extent cx="4000847" cy="2545301"/>
                  <wp:effectExtent l="0" t="0" r="0" b="762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47" cy="254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03749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659A3C" wp14:editId="12DAD674">
                  <wp:extent cx="3756986" cy="1425063"/>
                  <wp:effectExtent l="0" t="0" r="0" b="381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86" cy="142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5B2EE" w14:textId="77777777" w:rsidR="00C23036" w:rsidRDefault="00C23036" w:rsidP="005F1224">
            <w:pPr>
              <w:pPrChange w:id="2081" w:author="D T" w:date="2019-11-19T00:25:00Z">
                <w:pPr>
                  <w:ind w:right="240"/>
                </w:pPr>
              </w:pPrChange>
            </w:pPr>
            <w:r w:rsidRPr="002344F6">
              <w:rPr>
                <w:rFonts w:hint="eastAsia"/>
              </w:rPr>
              <w:t>此时，我们使用</w:t>
            </w:r>
            <w:r w:rsidRPr="002344F6">
              <w:t>PC0 ping PC1</w:t>
            </w:r>
            <w:r w:rsidRPr="002344F6">
              <w:t>，</w:t>
            </w:r>
            <w:r w:rsidRPr="002344F6">
              <w:t>ping</w:t>
            </w:r>
            <w:r w:rsidRPr="002344F6">
              <w:t>通</w:t>
            </w:r>
          </w:p>
          <w:p w14:paraId="367E0BE9" w14:textId="77777777" w:rsidR="00C23036" w:rsidRPr="008F047D" w:rsidRDefault="00C23036" w:rsidP="005F1224">
            <w:pPr>
              <w:ind w:right="240"/>
              <w:jc w:val="center"/>
              <w:rPr>
                <w:rFonts w:ascii="宋体" w:hAnsi="宋体"/>
                <w:szCs w:val="24"/>
              </w:rPr>
              <w:pPrChange w:id="2082" w:author="D T" w:date="2019-11-19T00:25:00Z">
                <w:pPr>
                  <w:ind w:right="240"/>
                </w:pPr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7061CDC5" wp14:editId="2F3D5A22">
                  <wp:extent cx="4203700" cy="4476295"/>
                  <wp:effectExtent l="0" t="0" r="6350" b="63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663" cy="44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036" w:rsidRPr="008F047D" w14:paraId="46300A0F" w14:textId="77777777" w:rsidTr="005F1224">
        <w:trPr>
          <w:trHeight w:val="1130"/>
          <w:trPrChange w:id="2083" w:author="D T" w:date="2019-11-19T00:25:00Z">
            <w:trPr>
              <w:trHeight w:val="1130"/>
            </w:trPr>
          </w:trPrChange>
        </w:trPr>
        <w:tc>
          <w:tcPr>
            <w:tcW w:w="8296" w:type="dxa"/>
            <w:gridSpan w:val="2"/>
            <w:tcPrChange w:id="2084" w:author="D T" w:date="2019-11-19T00:25:00Z">
              <w:tcPr>
                <w:tcW w:w="8540" w:type="dxa"/>
                <w:gridSpan w:val="2"/>
              </w:tcPr>
            </w:tcPrChange>
          </w:tcPr>
          <w:p w14:paraId="1B48E485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实验总结（遇到的问题及解决办法、体会）：</w:t>
            </w:r>
          </w:p>
          <w:p w14:paraId="56737E09" w14:textId="77777777" w:rsidR="00C23036" w:rsidRDefault="00C23036" w:rsidP="005F1224">
            <w:pPr>
              <w:pPrChange w:id="2085" w:author="D T" w:date="2019-11-19T00:25:00Z">
                <w:pPr>
                  <w:ind w:right="240"/>
                </w:pPr>
              </w:pPrChange>
            </w:pPr>
            <w:r>
              <w:rPr>
                <w:rFonts w:hint="eastAsia"/>
              </w:rPr>
              <w:t>要保证接口的连通性</w:t>
            </w:r>
          </w:p>
          <w:p w14:paraId="27B6F032" w14:textId="77777777" w:rsidR="00C23036" w:rsidDel="003A093B" w:rsidRDefault="00C23036" w:rsidP="005F1224">
            <w:pPr>
              <w:rPr>
                <w:del w:id="2086" w:author="D T" w:date="2019-11-19T00:31:00Z"/>
              </w:rPr>
              <w:pPrChange w:id="2087" w:author="D T" w:date="2019-11-19T00:25:00Z">
                <w:pPr>
                  <w:ind w:right="240"/>
                </w:pPr>
              </w:pPrChange>
            </w:pPr>
            <w:r>
              <w:rPr>
                <w:rFonts w:hint="eastAsia"/>
              </w:rPr>
              <w:t>要使用</w:t>
            </w:r>
            <w:r>
              <w:rPr>
                <w:rFonts w:hint="eastAsia"/>
              </w:rPr>
              <w:t>DCE</w:t>
            </w:r>
            <w:r>
              <w:rPr>
                <w:rFonts w:hint="eastAsia"/>
              </w:rPr>
              <w:t>串口线而不是</w:t>
            </w:r>
            <w:r>
              <w:rPr>
                <w:rFonts w:hint="eastAsia"/>
              </w:rPr>
              <w:t>DTE</w:t>
            </w:r>
            <w:bookmarkStart w:id="2088" w:name="_GoBack"/>
            <w:bookmarkEnd w:id="2088"/>
          </w:p>
          <w:p w14:paraId="3029683C" w14:textId="77777777" w:rsidR="00C23036" w:rsidDel="003A093B" w:rsidRDefault="00C23036" w:rsidP="00B96B55">
            <w:pPr>
              <w:ind w:right="240"/>
              <w:rPr>
                <w:del w:id="2089" w:author="D T" w:date="2019-11-19T00:31:00Z"/>
                <w:rFonts w:ascii="宋体" w:hAnsi="宋体" w:hint="eastAsia"/>
                <w:szCs w:val="24"/>
              </w:rPr>
            </w:pPr>
          </w:p>
          <w:p w14:paraId="3F9096DF" w14:textId="77777777" w:rsidR="00C23036" w:rsidDel="00892D03" w:rsidRDefault="00C23036" w:rsidP="00B96B55">
            <w:pPr>
              <w:ind w:right="240"/>
              <w:rPr>
                <w:del w:id="2090" w:author="D T" w:date="2019-11-19T00:02:00Z"/>
                <w:rFonts w:ascii="宋体" w:hAnsi="宋体" w:hint="eastAsia"/>
                <w:szCs w:val="24"/>
              </w:rPr>
            </w:pPr>
          </w:p>
          <w:p w14:paraId="28F8B105" w14:textId="77777777" w:rsidR="00C23036" w:rsidDel="00892D03" w:rsidRDefault="00C23036" w:rsidP="00B96B55">
            <w:pPr>
              <w:ind w:right="240"/>
              <w:rPr>
                <w:del w:id="2091" w:author="D T" w:date="2019-11-19T00:02:00Z"/>
                <w:rFonts w:ascii="宋体" w:hAnsi="宋体" w:hint="eastAsia"/>
                <w:szCs w:val="24"/>
              </w:rPr>
            </w:pPr>
          </w:p>
          <w:p w14:paraId="67ABD5A5" w14:textId="77777777" w:rsidR="00C23036" w:rsidRPr="008F047D" w:rsidRDefault="00C23036" w:rsidP="003A093B">
            <w:pPr>
              <w:rPr>
                <w:rFonts w:ascii="宋体" w:hAnsi="宋体" w:hint="eastAsia"/>
                <w:szCs w:val="24"/>
              </w:rPr>
              <w:pPrChange w:id="2092" w:author="D T" w:date="2019-11-19T00:31:00Z">
                <w:pPr>
                  <w:ind w:right="240"/>
                </w:pPr>
              </w:pPrChange>
            </w:pPr>
          </w:p>
        </w:tc>
      </w:tr>
      <w:tr w:rsidR="00C23036" w:rsidRPr="008F047D" w14:paraId="75DA3D17" w14:textId="77777777" w:rsidTr="005F1224">
        <w:trPr>
          <w:trHeight w:val="565"/>
          <w:trPrChange w:id="2093" w:author="D T" w:date="2019-11-19T00:25:00Z">
            <w:trPr>
              <w:trHeight w:val="565"/>
            </w:trPr>
          </w:trPrChange>
        </w:trPr>
        <w:tc>
          <w:tcPr>
            <w:tcW w:w="4673" w:type="dxa"/>
            <w:vAlign w:val="center"/>
            <w:tcPrChange w:id="2094" w:author="D T" w:date="2019-11-19T00:25:00Z">
              <w:tcPr>
                <w:tcW w:w="4390" w:type="dxa"/>
                <w:vAlign w:val="center"/>
              </w:tcPr>
            </w:tcPrChange>
          </w:tcPr>
          <w:p w14:paraId="3BFEC99A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  <w:tc>
          <w:tcPr>
            <w:tcW w:w="3623" w:type="dxa"/>
            <w:vAlign w:val="center"/>
            <w:tcPrChange w:id="2095" w:author="D T" w:date="2019-11-19T00:25:00Z">
              <w:tcPr>
                <w:tcW w:w="4150" w:type="dxa"/>
                <w:vAlign w:val="center"/>
              </w:tcPr>
            </w:tcPrChange>
          </w:tcPr>
          <w:p w14:paraId="3888DEDB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</w:tr>
      <w:tr w:rsidR="00C23036" w:rsidRPr="008F047D" w14:paraId="14547B84" w14:textId="77777777" w:rsidTr="005F1224">
        <w:trPr>
          <w:trHeight w:val="545"/>
          <w:trPrChange w:id="2096" w:author="D T" w:date="2019-11-19T00:25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2097" w:author="D T" w:date="2019-11-19T00:25:00Z">
              <w:tcPr>
                <w:tcW w:w="4390" w:type="dxa"/>
                <w:vAlign w:val="center"/>
              </w:tcPr>
            </w:tcPrChange>
          </w:tcPr>
          <w:p w14:paraId="50668AC6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  <w:tc>
          <w:tcPr>
            <w:tcW w:w="3623" w:type="dxa"/>
            <w:vAlign w:val="center"/>
            <w:tcPrChange w:id="2098" w:author="D T" w:date="2019-11-19T00:25:00Z">
              <w:tcPr>
                <w:tcW w:w="4150" w:type="dxa"/>
                <w:vAlign w:val="center"/>
              </w:tcPr>
            </w:tcPrChange>
          </w:tcPr>
          <w:p w14:paraId="08E6ABAB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</w:tr>
      <w:tr w:rsidR="00C23036" w:rsidRPr="008F047D" w14:paraId="649FB4FD" w14:textId="77777777" w:rsidTr="005F1224">
        <w:trPr>
          <w:trHeight w:val="1119"/>
          <w:trPrChange w:id="2099" w:author="D T" w:date="2019-11-19T00:25:00Z">
            <w:trPr>
              <w:trHeight w:val="1119"/>
            </w:trPr>
          </w:trPrChange>
        </w:trPr>
        <w:tc>
          <w:tcPr>
            <w:tcW w:w="8296" w:type="dxa"/>
            <w:gridSpan w:val="2"/>
            <w:tcPrChange w:id="2100" w:author="D T" w:date="2019-11-19T00:25:00Z">
              <w:tcPr>
                <w:tcW w:w="8540" w:type="dxa"/>
                <w:gridSpan w:val="2"/>
              </w:tcPr>
            </w:tcPrChange>
          </w:tcPr>
          <w:p w14:paraId="081339DE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小组成员签名：（签名）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文卓、章伟、牟宇、李萌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C23036" w:rsidRPr="008F047D" w14:paraId="18398285" w14:textId="77777777" w:rsidTr="005F1224">
        <w:trPr>
          <w:trHeight w:val="570"/>
          <w:trPrChange w:id="2101" w:author="D T" w:date="2019-11-19T00:25:00Z">
            <w:trPr>
              <w:trHeight w:val="570"/>
            </w:trPr>
          </w:trPrChange>
        </w:trPr>
        <w:tc>
          <w:tcPr>
            <w:tcW w:w="4673" w:type="dxa"/>
            <w:vAlign w:val="center"/>
            <w:tcPrChange w:id="2102" w:author="D T" w:date="2019-11-19T00:25:00Z">
              <w:tcPr>
                <w:tcW w:w="4390" w:type="dxa"/>
                <w:vAlign w:val="center"/>
              </w:tcPr>
            </w:tcPrChange>
          </w:tcPr>
          <w:p w14:paraId="5DEF48B7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3623" w:type="dxa"/>
            <w:vAlign w:val="center"/>
            <w:tcPrChange w:id="2103" w:author="D T" w:date="2019-11-19T00:25:00Z">
              <w:tcPr>
                <w:tcW w:w="4150" w:type="dxa"/>
                <w:vAlign w:val="center"/>
              </w:tcPr>
            </w:tcPrChange>
          </w:tcPr>
          <w:p w14:paraId="3FC58985" w14:textId="7D60D6D4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7150DB91" w14:textId="77777777" w:rsidR="00C23036" w:rsidRPr="008F047D" w:rsidRDefault="00C23036" w:rsidP="00C23036">
      <w:pPr>
        <w:ind w:right="240"/>
        <w:rPr>
          <w:sz w:val="22"/>
        </w:rPr>
      </w:pPr>
    </w:p>
    <w:p w14:paraId="2C8AE0D9" w14:textId="66E0A545" w:rsidR="00381A95" w:rsidRDefault="00381A95">
      <w:pPr>
        <w:ind w:right="240"/>
      </w:pPr>
    </w:p>
    <w:p w14:paraId="2D36F140" w14:textId="782124A7" w:rsidR="00381A95" w:rsidRPr="00275F97" w:rsidRDefault="00381A95" w:rsidP="00275F97">
      <w:pPr>
        <w:pStyle w:val="1"/>
        <w:ind w:right="240"/>
      </w:pPr>
      <w:r w:rsidRPr="008F047D">
        <w:lastRenderedPageBreak/>
        <w:t>实验报告</w:t>
      </w:r>
      <w:r w:rsidR="00F11F2F">
        <w:rPr>
          <w:rFonts w:hint="eastAsia"/>
        </w:rPr>
        <w:t>八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81A95" w14:paraId="2469DCE9" w14:textId="77777777" w:rsidTr="00B96B55">
        <w:trPr>
          <w:trHeight w:val="524"/>
        </w:trPr>
        <w:tc>
          <w:tcPr>
            <w:tcW w:w="8540" w:type="dxa"/>
            <w:gridSpan w:val="2"/>
            <w:vAlign w:val="center"/>
          </w:tcPr>
          <w:p w14:paraId="2FD1F327" w14:textId="10858AAA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>
              <w:rPr>
                <w:rFonts w:ascii="宋体" w:hAnsi="宋体" w:hint="eastAsia"/>
                <w:szCs w:val="24"/>
              </w:rPr>
              <w:t>利用</w:t>
            </w:r>
            <w:r w:rsidR="005A38F0">
              <w:rPr>
                <w:rFonts w:ascii="宋体" w:hAnsi="宋体" w:hint="eastAsia"/>
                <w:szCs w:val="24"/>
              </w:rPr>
              <w:t>单臂路由器实现VLAN间路由</w:t>
            </w:r>
          </w:p>
        </w:tc>
      </w:tr>
      <w:tr w:rsidR="00381A95" w:rsidRPr="008F047D" w14:paraId="56A52C9A" w14:textId="77777777" w:rsidTr="00B96B55">
        <w:trPr>
          <w:trHeight w:val="545"/>
        </w:trPr>
        <w:tc>
          <w:tcPr>
            <w:tcW w:w="4270" w:type="dxa"/>
            <w:vAlign w:val="center"/>
          </w:tcPr>
          <w:p w14:paraId="0C4CA3E6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4270" w:type="dxa"/>
            <w:vAlign w:val="center"/>
          </w:tcPr>
          <w:p w14:paraId="73386C71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2019年11月3日</w:t>
            </w:r>
          </w:p>
        </w:tc>
      </w:tr>
      <w:tr w:rsidR="00381A95" w:rsidRPr="008F047D" w14:paraId="09BF971A" w14:textId="77777777" w:rsidTr="00381A95">
        <w:trPr>
          <w:trHeight w:val="1291"/>
        </w:trPr>
        <w:tc>
          <w:tcPr>
            <w:tcW w:w="8540" w:type="dxa"/>
            <w:gridSpan w:val="2"/>
          </w:tcPr>
          <w:p w14:paraId="19ACEC09" w14:textId="77777777" w:rsidR="00381A95" w:rsidRDefault="00381A95" w:rsidP="005F1224">
            <w:pPr>
              <w:pPrChange w:id="2104" w:author="D T" w:date="2019-11-19T00:25:00Z">
                <w:pPr>
                  <w:ind w:right="240"/>
                </w:pPr>
              </w:pPrChange>
            </w:pPr>
            <w:r w:rsidRPr="008F047D">
              <w:t>实验小组：第</w:t>
            </w:r>
            <w:r>
              <w:t>2</w:t>
            </w:r>
            <w:r w:rsidRPr="008F047D">
              <w:t>组</w:t>
            </w:r>
            <w:r w:rsidRPr="008F047D">
              <w:tab/>
            </w:r>
          </w:p>
          <w:p w14:paraId="19E7D1D0" w14:textId="77777777" w:rsidR="00381A95" w:rsidRDefault="00381A95" w:rsidP="005F1224">
            <w:pPr>
              <w:pPrChange w:id="2105" w:author="D T" w:date="2019-11-19T00:25:00Z">
                <w:pPr>
                  <w:ind w:right="240"/>
                </w:pPr>
              </w:pPrChange>
            </w:pPr>
            <w:r w:rsidRPr="008F047D">
              <w:t>成员及本次实验分工</w:t>
            </w:r>
            <w:r>
              <w:rPr>
                <w:rFonts w:hint="eastAsia"/>
              </w:rPr>
              <w:t>：</w:t>
            </w:r>
          </w:p>
          <w:p w14:paraId="6D68E968" w14:textId="76CB442F" w:rsidR="00381A95" w:rsidRDefault="00381A95" w:rsidP="005F1224">
            <w:pPr>
              <w:pPrChange w:id="2106" w:author="D T" w:date="2019-11-19T00:25:00Z">
                <w:pPr>
                  <w:ind w:right="240"/>
                </w:pPr>
              </w:pPrChange>
            </w:pPr>
            <w:r>
              <w:rPr>
                <w:rFonts w:hint="eastAsia"/>
              </w:rPr>
              <w:t>组长：牟宇</w:t>
            </w:r>
          </w:p>
          <w:p w14:paraId="08A074B5" w14:textId="0DAFEDC3" w:rsidR="00381A95" w:rsidDel="00502EBB" w:rsidRDefault="00381A95" w:rsidP="005F1224">
            <w:pPr>
              <w:rPr>
                <w:del w:id="2107" w:author="D T" w:date="2019-11-17T21:49:00Z"/>
              </w:rPr>
              <w:pPrChange w:id="2108" w:author="D T" w:date="2019-11-19T00:25:00Z">
                <w:pPr>
                  <w:ind w:right="240"/>
                </w:pPr>
              </w:pPrChange>
            </w:pPr>
            <w:r>
              <w:rPr>
                <w:rFonts w:hint="eastAsia"/>
              </w:rPr>
              <w:t>组员：李正瑜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章伟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牟宇</w:t>
            </w:r>
            <w:r w:rsidR="00FB462D">
              <w:rPr>
                <w:rFonts w:hint="eastAsia"/>
              </w:rPr>
              <w:t xml:space="preserve"> </w:t>
            </w:r>
            <w:r w:rsidR="00FB462D">
              <w:rPr>
                <w:rFonts w:hint="eastAsia"/>
              </w:rPr>
              <w:t>李萌</w:t>
            </w:r>
            <w:proofErr w:type="gramStart"/>
            <w:r w:rsidR="00FB462D">
              <w:rPr>
                <w:rFonts w:hint="eastAsia"/>
              </w:rPr>
              <w:t>玻</w:t>
            </w:r>
            <w:proofErr w:type="gramEnd"/>
          </w:p>
          <w:p w14:paraId="65084803" w14:textId="7BBFD021" w:rsidR="00381A95" w:rsidRPr="00381A95" w:rsidRDefault="00381A95" w:rsidP="005F1224">
            <w:pPr>
              <w:pPrChange w:id="2109" w:author="D T" w:date="2019-11-19T00:25:00Z">
                <w:pPr>
                  <w:ind w:right="240"/>
                </w:pPr>
              </w:pPrChange>
            </w:pP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96"/>
      </w:tblGrid>
      <w:tr w:rsidR="00381A95" w:rsidRPr="0033519A" w14:paraId="70F62BA0" w14:textId="77777777" w:rsidTr="00B96B55">
        <w:tc>
          <w:tcPr>
            <w:tcW w:w="8296" w:type="dxa"/>
            <w:shd w:val="clear" w:color="auto" w:fill="auto"/>
          </w:tcPr>
          <w:p w14:paraId="017DB884" w14:textId="77777777" w:rsidR="00381A95" w:rsidRPr="00381A95" w:rsidRDefault="00381A95" w:rsidP="005F1224">
            <w:pPr>
              <w:pPrChange w:id="2110" w:author="D T" w:date="2019-11-19T00:25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实验目的：</w:t>
            </w:r>
          </w:p>
          <w:p w14:paraId="37132952" w14:textId="77777777" w:rsidR="00502EBB" w:rsidRPr="00502EBB" w:rsidRDefault="00502EBB" w:rsidP="005F1224">
            <w:pPr>
              <w:rPr>
                <w:ins w:id="2111" w:author="D T" w:date="2019-11-17T21:49:00Z"/>
                <w:rPrChange w:id="2112" w:author="D T" w:date="2019-11-17T21:49:00Z">
                  <w:rPr>
                    <w:ins w:id="2113" w:author="D T" w:date="2019-11-17T21:49:00Z"/>
                    <w:rFonts w:ascii="宋体" w:hAnsi="宋体"/>
                    <w:sz w:val="22"/>
                    <w:szCs w:val="24"/>
                  </w:rPr>
                </w:rPrChange>
              </w:rPr>
              <w:pPrChange w:id="2114" w:author="D T" w:date="2019-11-19T00:25:00Z">
                <w:pPr/>
              </w:pPrChange>
            </w:pPr>
            <w:ins w:id="2115" w:author="D T" w:date="2019-11-17T21:49:00Z">
              <w:r w:rsidRPr="00502EBB">
                <w:rPr>
                  <w:rFonts w:hint="eastAsia"/>
                  <w:rPrChange w:id="2116" w:author="D T" w:date="2019-11-17T21:49:00Z">
                    <w:rPr>
                      <w:rFonts w:ascii="宋体" w:hAnsi="宋体" w:hint="eastAsia"/>
                      <w:sz w:val="22"/>
                      <w:szCs w:val="24"/>
                    </w:rPr>
                  </w:rPrChange>
                </w:rPr>
                <w:t>（</w:t>
              </w:r>
              <w:r w:rsidRPr="00502EBB">
                <w:rPr>
                  <w:rPrChange w:id="2117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1</w:t>
              </w:r>
              <w:r w:rsidRPr="00502EBB">
                <w:rPr>
                  <w:rPrChange w:id="2118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）理解单臂路由的应用场景；</w:t>
              </w:r>
            </w:ins>
          </w:p>
          <w:p w14:paraId="7524F9F0" w14:textId="77777777" w:rsidR="00502EBB" w:rsidRPr="00502EBB" w:rsidRDefault="00502EBB" w:rsidP="005F1224">
            <w:pPr>
              <w:rPr>
                <w:ins w:id="2119" w:author="D T" w:date="2019-11-17T21:49:00Z"/>
                <w:rPrChange w:id="2120" w:author="D T" w:date="2019-11-17T21:49:00Z">
                  <w:rPr>
                    <w:ins w:id="2121" w:author="D T" w:date="2019-11-17T21:49:00Z"/>
                    <w:rFonts w:ascii="宋体" w:hAnsi="宋体"/>
                    <w:sz w:val="22"/>
                    <w:szCs w:val="24"/>
                  </w:rPr>
                </w:rPrChange>
              </w:rPr>
              <w:pPrChange w:id="2122" w:author="D T" w:date="2019-11-19T00:25:00Z">
                <w:pPr/>
              </w:pPrChange>
            </w:pPr>
            <w:ins w:id="2123" w:author="D T" w:date="2019-11-17T21:49:00Z">
              <w:r w:rsidRPr="00502EBB">
                <w:rPr>
                  <w:rFonts w:hint="eastAsia"/>
                  <w:rPrChange w:id="2124" w:author="D T" w:date="2019-11-17T21:49:00Z">
                    <w:rPr>
                      <w:rFonts w:ascii="宋体" w:hAnsi="宋体" w:hint="eastAsia"/>
                      <w:sz w:val="22"/>
                      <w:szCs w:val="24"/>
                    </w:rPr>
                  </w:rPrChange>
                </w:rPr>
                <w:t>（</w:t>
              </w:r>
              <w:r w:rsidRPr="00502EBB">
                <w:rPr>
                  <w:rPrChange w:id="2125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2</w:t>
              </w:r>
              <w:r w:rsidRPr="00502EBB">
                <w:rPr>
                  <w:rPrChange w:id="2126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）掌握路由器子接口的配置方式，划分子接口；</w:t>
              </w:r>
            </w:ins>
          </w:p>
          <w:p w14:paraId="26957383" w14:textId="77777777" w:rsidR="00502EBB" w:rsidRPr="00502EBB" w:rsidRDefault="00502EBB" w:rsidP="005F1224">
            <w:pPr>
              <w:rPr>
                <w:ins w:id="2127" w:author="D T" w:date="2019-11-17T21:49:00Z"/>
                <w:rPrChange w:id="2128" w:author="D T" w:date="2019-11-17T21:49:00Z">
                  <w:rPr>
                    <w:ins w:id="2129" w:author="D T" w:date="2019-11-17T21:49:00Z"/>
                    <w:rFonts w:ascii="宋体" w:hAnsi="宋体"/>
                    <w:sz w:val="22"/>
                    <w:szCs w:val="24"/>
                  </w:rPr>
                </w:rPrChange>
              </w:rPr>
              <w:pPrChange w:id="2130" w:author="D T" w:date="2019-11-19T00:25:00Z">
                <w:pPr/>
              </w:pPrChange>
            </w:pPr>
            <w:ins w:id="2131" w:author="D T" w:date="2019-11-17T21:49:00Z">
              <w:r w:rsidRPr="00502EBB">
                <w:rPr>
                  <w:rFonts w:hint="eastAsia"/>
                  <w:rPrChange w:id="2132" w:author="D T" w:date="2019-11-17T21:49:00Z">
                    <w:rPr>
                      <w:rFonts w:ascii="宋体" w:hAnsi="宋体" w:hint="eastAsia"/>
                      <w:sz w:val="22"/>
                      <w:szCs w:val="24"/>
                    </w:rPr>
                  </w:rPrChange>
                </w:rPr>
                <w:t>（</w:t>
              </w:r>
              <w:r w:rsidRPr="00502EBB">
                <w:rPr>
                  <w:rPrChange w:id="2133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3</w:t>
              </w:r>
              <w:r w:rsidRPr="00502EBB">
                <w:rPr>
                  <w:rPrChange w:id="2134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）掌握子接口封装</w:t>
              </w:r>
              <w:r w:rsidRPr="00502EBB">
                <w:rPr>
                  <w:rPrChange w:id="2135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Dot1q</w:t>
              </w:r>
              <w:r w:rsidRPr="00502EBB">
                <w:rPr>
                  <w:rPrChange w:id="2136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协议的配置方法；</w:t>
              </w:r>
            </w:ins>
          </w:p>
          <w:p w14:paraId="4F1C54DA" w14:textId="4E7D1DDD" w:rsidR="00381A95" w:rsidRPr="00381A95" w:rsidDel="00502EBB" w:rsidRDefault="00502EBB" w:rsidP="005F1224">
            <w:pPr>
              <w:rPr>
                <w:del w:id="2137" w:author="D T" w:date="2019-11-17T21:49:00Z"/>
              </w:rPr>
              <w:pPrChange w:id="2138" w:author="D T" w:date="2019-11-19T00:25:00Z">
                <w:pPr/>
              </w:pPrChange>
            </w:pPr>
            <w:ins w:id="2139" w:author="D T" w:date="2019-11-17T21:49:00Z">
              <w:r w:rsidRPr="00502EBB">
                <w:rPr>
                  <w:rFonts w:hint="eastAsia"/>
                  <w:rPrChange w:id="2140" w:author="D T" w:date="2019-11-17T21:49:00Z">
                    <w:rPr>
                      <w:rFonts w:ascii="宋体" w:hAnsi="宋体" w:hint="eastAsia"/>
                      <w:sz w:val="22"/>
                      <w:szCs w:val="24"/>
                    </w:rPr>
                  </w:rPrChange>
                </w:rPr>
                <w:t>（</w:t>
              </w:r>
              <w:r w:rsidRPr="00502EBB">
                <w:rPr>
                  <w:rPrChange w:id="2141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4</w:t>
              </w:r>
              <w:r w:rsidRPr="00502EBB">
                <w:rPr>
                  <w:rPrChange w:id="2142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）理解单臂路由的工作原理。</w:t>
              </w:r>
            </w:ins>
            <w:del w:id="2143" w:author="D T" w:date="2019-11-17T21:49:00Z">
              <w:r w:rsidR="00381A95" w:rsidRPr="00381A95" w:rsidDel="00502EBB">
                <w:rPr>
                  <w:rFonts w:hint="eastAsia"/>
                </w:rPr>
                <w:delText xml:space="preserve">1. </w:delText>
              </w:r>
              <w:r w:rsidR="00381A95" w:rsidRPr="00381A95" w:rsidDel="00502EBB">
                <w:rPr>
                  <w:rFonts w:hint="eastAsia"/>
                </w:rPr>
                <w:delText>掌握如何在路由器端口上划分子接口、封装</w:delText>
              </w:r>
              <w:r w:rsidR="00381A95" w:rsidRPr="00381A95" w:rsidDel="00502EBB">
                <w:rPr>
                  <w:rFonts w:hint="eastAsia"/>
                </w:rPr>
                <w:delText>Dot1q</w:delText>
              </w:r>
              <w:r w:rsidR="00381A95" w:rsidRPr="00381A95" w:rsidDel="00502EBB">
                <w:rPr>
                  <w:rFonts w:hint="eastAsia"/>
                </w:rPr>
                <w:delText>协议，实现</w:delText>
              </w:r>
              <w:r w:rsidR="00381A95" w:rsidRPr="00381A95" w:rsidDel="00502EBB">
                <w:rPr>
                  <w:rFonts w:hint="eastAsia"/>
                </w:rPr>
                <w:delText>VLAN</w:delText>
              </w:r>
              <w:r w:rsidR="00381A95" w:rsidRPr="00381A95" w:rsidDel="00502EBB">
                <w:rPr>
                  <w:rFonts w:hint="eastAsia"/>
                </w:rPr>
                <w:delText>之间的路由。</w:delText>
              </w:r>
            </w:del>
          </w:p>
          <w:p w14:paraId="0CF0122E" w14:textId="77777777" w:rsidR="00381A95" w:rsidRPr="00502EBB" w:rsidRDefault="00381A95" w:rsidP="005F1224">
            <w:pPr>
              <w:pPrChange w:id="2144" w:author="D T" w:date="2019-11-19T00:25:00Z">
                <w:pPr>
                  <w:ind w:right="240"/>
                </w:pPr>
              </w:pPrChange>
            </w:pPr>
          </w:p>
        </w:tc>
      </w:tr>
      <w:tr w:rsidR="00381A95" w:rsidRPr="0033519A" w14:paraId="2356C62E" w14:textId="77777777" w:rsidTr="00B96B55">
        <w:tc>
          <w:tcPr>
            <w:tcW w:w="8296" w:type="dxa"/>
            <w:shd w:val="clear" w:color="auto" w:fill="auto"/>
          </w:tcPr>
          <w:p w14:paraId="2EF48CD1" w14:textId="77777777" w:rsidR="00381A95" w:rsidRP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381A95">
              <w:rPr>
                <w:rFonts w:ascii="宋体" w:hAnsi="宋体" w:hint="eastAsia"/>
                <w:szCs w:val="24"/>
              </w:rPr>
              <w:t>实验设备和环境：</w:t>
            </w:r>
          </w:p>
          <w:p w14:paraId="6A6FE9CE" w14:textId="77777777" w:rsidR="00502EBB" w:rsidRPr="001C76C0" w:rsidRDefault="00502EBB" w:rsidP="005F1224">
            <w:pPr>
              <w:rPr>
                <w:ins w:id="2145" w:author="D T" w:date="2019-11-17T21:50:00Z"/>
              </w:rPr>
              <w:pPrChange w:id="2146" w:author="D T" w:date="2019-11-19T00:25:00Z">
                <w:pPr>
                  <w:ind w:right="240"/>
                </w:pPr>
              </w:pPrChange>
            </w:pPr>
            <w:ins w:id="2147" w:author="D T" w:date="2019-11-17T21:50:00Z">
              <w:r>
                <w:t xml:space="preserve">Cisco Packet </w:t>
              </w:r>
              <w:proofErr w:type="gramStart"/>
              <w:r>
                <w:t>Tracer(</w:t>
              </w:r>
              <w:proofErr w:type="gramEnd"/>
              <w:r w:rsidRPr="001C76C0">
                <w:t>7.2.0.0226</w:t>
              </w:r>
              <w:r>
                <w:t>)</w:t>
              </w:r>
            </w:ins>
          </w:p>
          <w:p w14:paraId="62697341" w14:textId="77777777" w:rsidR="00502EBB" w:rsidRPr="001C76C0" w:rsidRDefault="00502EBB" w:rsidP="005F1224">
            <w:pPr>
              <w:rPr>
                <w:ins w:id="2148" w:author="D T" w:date="2019-11-17T21:50:00Z"/>
              </w:rPr>
              <w:pPrChange w:id="2149" w:author="D T" w:date="2019-11-19T00:25:00Z">
                <w:pPr>
                  <w:ind w:right="240"/>
                </w:pPr>
              </w:pPrChange>
            </w:pPr>
            <w:ins w:id="2150" w:author="D T" w:date="2019-11-17T21:50:00Z">
              <w:r w:rsidRPr="001C76C0">
                <w:t>路由器</w:t>
              </w:r>
              <w:r>
                <w:rPr>
                  <w:rFonts w:hint="eastAsia"/>
                </w:rPr>
                <w:t>(</w:t>
              </w:r>
              <w:r w:rsidRPr="004D73A7">
                <w:t>1841</w:t>
              </w:r>
              <w:r>
                <w:rPr>
                  <w:rFonts w:hint="eastAsia"/>
                </w:rPr>
                <w:t>)</w:t>
              </w:r>
              <w:r w:rsidRPr="001C76C0">
                <w:t xml:space="preserve"> 1</w:t>
              </w:r>
              <w:r w:rsidRPr="001C76C0">
                <w:t>台</w:t>
              </w:r>
            </w:ins>
          </w:p>
          <w:p w14:paraId="02776247" w14:textId="77777777" w:rsidR="00502EBB" w:rsidRPr="001C76C0" w:rsidRDefault="00502EBB" w:rsidP="005F1224">
            <w:pPr>
              <w:rPr>
                <w:ins w:id="2151" w:author="D T" w:date="2019-11-17T21:50:00Z"/>
              </w:rPr>
              <w:pPrChange w:id="2152" w:author="D T" w:date="2019-11-19T00:25:00Z">
                <w:pPr>
                  <w:ind w:right="240"/>
                </w:pPr>
              </w:pPrChange>
            </w:pPr>
            <w:ins w:id="2153" w:author="D T" w:date="2019-11-17T21:50:00Z">
              <w:r w:rsidRPr="001C76C0">
                <w:t>交换机</w:t>
              </w:r>
              <w:r>
                <w:rPr>
                  <w:rFonts w:hint="eastAsia"/>
                </w:rPr>
                <w:t>(</w:t>
              </w:r>
              <w:r w:rsidRPr="004D73A7">
                <w:t>2950-24</w:t>
              </w:r>
              <w:r>
                <w:rPr>
                  <w:rFonts w:hint="eastAsia"/>
                </w:rPr>
                <w:t>)</w:t>
              </w:r>
              <w:r w:rsidRPr="001C76C0">
                <w:t xml:space="preserve"> 1</w:t>
              </w:r>
              <w:r w:rsidRPr="001C76C0">
                <w:t>台</w:t>
              </w:r>
            </w:ins>
          </w:p>
          <w:p w14:paraId="76CAF2C8" w14:textId="3901F338" w:rsidR="00381A95" w:rsidRPr="00502EBB" w:rsidDel="00502EBB" w:rsidRDefault="00502EBB" w:rsidP="005F1224">
            <w:pPr>
              <w:rPr>
                <w:del w:id="2154" w:author="D T" w:date="2019-11-17T21:50:00Z"/>
                <w:rPrChange w:id="2155" w:author="D T" w:date="2019-11-17T21:50:00Z">
                  <w:rPr>
                    <w:del w:id="2156" w:author="D T" w:date="2019-11-17T21:50:00Z"/>
                    <w:rFonts w:ascii="宋体" w:hAnsi="宋体"/>
                    <w:szCs w:val="24"/>
                  </w:rPr>
                </w:rPrChange>
              </w:rPr>
              <w:pPrChange w:id="2157" w:author="D T" w:date="2019-11-19T00:25:00Z">
                <w:pPr/>
              </w:pPrChange>
            </w:pPr>
            <w:ins w:id="2158" w:author="D T" w:date="2019-11-17T21:50:00Z">
              <w:r w:rsidRPr="001C76C0">
                <w:t>PC</w:t>
              </w:r>
              <w:r w:rsidRPr="001C76C0">
                <w:t>机</w:t>
              </w:r>
              <w:r w:rsidRPr="001C76C0">
                <w:t xml:space="preserve"> 4</w:t>
              </w:r>
              <w:r w:rsidRPr="001C76C0">
                <w:t>台</w:t>
              </w:r>
            </w:ins>
            <w:del w:id="2159" w:author="D T" w:date="2019-11-17T21:50:00Z">
              <w:r w:rsidR="00381A95" w:rsidRPr="00502EBB" w:rsidDel="00502EBB">
                <w:rPr>
                  <w:rPrChange w:id="2160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1841</w:delText>
              </w:r>
              <w:r w:rsidR="00381A95" w:rsidRPr="00502EBB" w:rsidDel="00502EBB">
                <w:rPr>
                  <w:rPrChange w:id="2161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路由器</w:delText>
              </w:r>
              <w:r w:rsidR="00381A95" w:rsidRPr="00502EBB" w:rsidDel="00502EBB">
                <w:rPr>
                  <w:rPrChange w:id="2162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 xml:space="preserve"> 1</w:delText>
              </w:r>
              <w:r w:rsidR="00381A95" w:rsidRPr="00502EBB" w:rsidDel="00502EBB">
                <w:rPr>
                  <w:rPrChange w:id="2163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台</w:delText>
              </w:r>
            </w:del>
          </w:p>
          <w:p w14:paraId="62D0E016" w14:textId="74753FC8" w:rsidR="00381A95" w:rsidRPr="00502EBB" w:rsidDel="00502EBB" w:rsidRDefault="00381A95" w:rsidP="005F1224">
            <w:pPr>
              <w:rPr>
                <w:del w:id="2164" w:author="D T" w:date="2019-11-17T21:50:00Z"/>
                <w:rPrChange w:id="2165" w:author="D T" w:date="2019-11-17T21:50:00Z">
                  <w:rPr>
                    <w:del w:id="2166" w:author="D T" w:date="2019-11-17T21:50:00Z"/>
                    <w:rFonts w:ascii="宋体" w:hAnsi="宋体"/>
                    <w:szCs w:val="24"/>
                  </w:rPr>
                </w:rPrChange>
              </w:rPr>
              <w:pPrChange w:id="2167" w:author="D T" w:date="2019-11-19T00:25:00Z">
                <w:pPr/>
              </w:pPrChange>
            </w:pPr>
            <w:del w:id="2168" w:author="D T" w:date="2019-11-17T21:50:00Z">
              <w:r w:rsidRPr="00502EBB" w:rsidDel="00502EBB">
                <w:rPr>
                  <w:rPrChange w:id="2169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 xml:space="preserve">2950-24 </w:delText>
              </w:r>
              <w:r w:rsidRPr="00502EBB" w:rsidDel="00502EBB">
                <w:rPr>
                  <w:rFonts w:hint="eastAsia"/>
                  <w:rPrChange w:id="2170" w:author="D T" w:date="2019-11-17T21:50:00Z">
                    <w:rPr>
                      <w:rFonts w:ascii="宋体" w:hAnsi="宋体" w:hint="eastAsia"/>
                      <w:szCs w:val="24"/>
                    </w:rPr>
                  </w:rPrChange>
                </w:rPr>
                <w:delText>交换机</w:delText>
              </w:r>
              <w:r w:rsidRPr="00502EBB" w:rsidDel="00502EBB">
                <w:rPr>
                  <w:rPrChange w:id="2171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 xml:space="preserve"> 1</w:delText>
              </w:r>
              <w:r w:rsidRPr="00502EBB" w:rsidDel="00502EBB">
                <w:rPr>
                  <w:rPrChange w:id="2172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台</w:delText>
              </w:r>
            </w:del>
          </w:p>
          <w:p w14:paraId="02318888" w14:textId="23B824FE" w:rsidR="00381A95" w:rsidRPr="00502EBB" w:rsidDel="00502EBB" w:rsidRDefault="00381A95" w:rsidP="005F1224">
            <w:pPr>
              <w:rPr>
                <w:del w:id="2173" w:author="D T" w:date="2019-11-17T21:50:00Z"/>
                <w:rPrChange w:id="2174" w:author="D T" w:date="2019-11-17T21:50:00Z">
                  <w:rPr>
                    <w:del w:id="2175" w:author="D T" w:date="2019-11-17T21:50:00Z"/>
                    <w:rFonts w:ascii="宋体" w:hAnsi="宋体"/>
                    <w:szCs w:val="24"/>
                  </w:rPr>
                </w:rPrChange>
              </w:rPr>
              <w:pPrChange w:id="2176" w:author="D T" w:date="2019-11-19T00:25:00Z">
                <w:pPr/>
              </w:pPrChange>
            </w:pPr>
            <w:del w:id="2177" w:author="D T" w:date="2019-11-17T21:50:00Z">
              <w:r w:rsidRPr="00502EBB" w:rsidDel="00502EBB">
                <w:rPr>
                  <w:rPrChange w:id="2178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PC</w:delText>
              </w:r>
              <w:r w:rsidRPr="00502EBB" w:rsidDel="00502EBB">
                <w:rPr>
                  <w:rPrChange w:id="2179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机</w:delText>
              </w:r>
              <w:r w:rsidRPr="00502EBB" w:rsidDel="00502EBB">
                <w:rPr>
                  <w:rPrChange w:id="2180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 xml:space="preserve"> 4</w:delText>
              </w:r>
              <w:r w:rsidRPr="00502EBB" w:rsidDel="00502EBB">
                <w:rPr>
                  <w:rPrChange w:id="2181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台</w:delText>
              </w:r>
            </w:del>
          </w:p>
          <w:p w14:paraId="414F8965" w14:textId="77777777" w:rsidR="00381A95" w:rsidRPr="00502EBB" w:rsidRDefault="00381A95" w:rsidP="005F1224">
            <w:pPr>
              <w:pPrChange w:id="2182" w:author="D T" w:date="2019-11-19T00:25:00Z">
                <w:pPr>
                  <w:jc w:val="center"/>
                </w:pPr>
              </w:pPrChange>
            </w:pPr>
          </w:p>
        </w:tc>
      </w:tr>
      <w:tr w:rsidR="00381A95" w:rsidRPr="00137029" w14:paraId="27EE5427" w14:textId="77777777" w:rsidTr="00B96B55">
        <w:tc>
          <w:tcPr>
            <w:tcW w:w="8296" w:type="dxa"/>
            <w:shd w:val="clear" w:color="auto" w:fill="auto"/>
          </w:tcPr>
          <w:p w14:paraId="52FD9F10" w14:textId="77777777" w:rsidR="00381A95" w:rsidRP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381A95">
              <w:rPr>
                <w:rFonts w:ascii="宋体" w:hAnsi="宋体" w:hint="eastAsia"/>
                <w:szCs w:val="24"/>
              </w:rPr>
              <w:t>实验过程及步骤：（给出相应的实验环境拓扑图和实验说明，可另附页）</w:t>
            </w:r>
          </w:p>
          <w:p w14:paraId="66CC062C" w14:textId="2814C03E" w:rsidR="00381A95" w:rsidRDefault="00381A95" w:rsidP="00381A95">
            <w:pPr>
              <w:ind w:right="240"/>
              <w:rPr>
                <w:ins w:id="2183" w:author="D T" w:date="2019-11-17T21:50:00Z"/>
                <w:rFonts w:ascii="宋体" w:hAnsi="宋体"/>
                <w:szCs w:val="24"/>
              </w:rPr>
            </w:pPr>
            <w:r w:rsidRPr="00381A95">
              <w:rPr>
                <w:rFonts w:ascii="宋体" w:hAnsi="宋体" w:hint="eastAsia"/>
                <w:szCs w:val="24"/>
              </w:rPr>
              <w:t>搭建实验环境，如图：</w:t>
            </w:r>
          </w:p>
          <w:p w14:paraId="51922DA8" w14:textId="49CDE713" w:rsidR="00F73158" w:rsidRPr="00F73158" w:rsidRDefault="00F73158" w:rsidP="005F1224">
            <w:pPr>
              <w:pStyle w:val="2"/>
              <w:rPr>
                <w:ins w:id="2184" w:author="D T" w:date="2019-11-17T21:50:00Z"/>
                <w:rPrChange w:id="2185" w:author="D T" w:date="2019-11-17T21:50:00Z">
                  <w:rPr>
                    <w:ins w:id="2186" w:author="D T" w:date="2019-11-17T21:50:00Z"/>
                  </w:rPr>
                </w:rPrChange>
              </w:rPr>
              <w:pPrChange w:id="2187" w:author="D T" w:date="2019-11-19T00:25:00Z">
                <w:pPr>
                  <w:pStyle w:val="aa"/>
                  <w:numPr>
                    <w:numId w:val="10"/>
                  </w:numPr>
                  <w:ind w:left="420" w:firstLineChars="0" w:hanging="420"/>
                  <w:jc w:val="both"/>
                </w:pPr>
              </w:pPrChange>
            </w:pPr>
            <w:ins w:id="2188" w:author="D T" w:date="2019-11-17T21:50:00Z">
              <w:r>
                <w:rPr>
                  <w:rFonts w:hint="eastAsia"/>
                </w:rPr>
                <w:t>一、</w:t>
              </w:r>
              <w:r w:rsidRPr="00F73158">
                <w:rPr>
                  <w:rFonts w:hint="eastAsia"/>
                  <w:rPrChange w:id="2189" w:author="D T" w:date="2019-11-17T21:50:00Z">
                    <w:rPr>
                      <w:rFonts w:hint="eastAsia"/>
                    </w:rPr>
                  </w:rPrChange>
                </w:rPr>
                <w:t>搭建实验环境，如图：</w:t>
              </w:r>
            </w:ins>
          </w:p>
          <w:p w14:paraId="3F1FE004" w14:textId="77777777" w:rsidR="00F73158" w:rsidRPr="00381A95" w:rsidRDefault="00F73158" w:rsidP="00381A95">
            <w:pPr>
              <w:ind w:right="240"/>
              <w:rPr>
                <w:rFonts w:ascii="宋体" w:hAnsi="宋体"/>
                <w:szCs w:val="24"/>
              </w:rPr>
            </w:pPr>
          </w:p>
          <w:p w14:paraId="6D0898A5" w14:textId="5617F57F" w:rsidR="00F73158" w:rsidRPr="00381A95" w:rsidDel="00F73158" w:rsidRDefault="00381A95" w:rsidP="005F1224">
            <w:pPr>
              <w:ind w:right="240"/>
              <w:jc w:val="center"/>
              <w:rPr>
                <w:del w:id="2190" w:author="D T" w:date="2019-11-17T21:51:00Z"/>
                <w:rFonts w:ascii="宋体" w:hAnsi="宋体" w:hint="eastAsia"/>
                <w:szCs w:val="24"/>
              </w:rPr>
              <w:pPrChange w:id="2191" w:author="D T" w:date="2019-11-19T00:26:00Z">
                <w:pPr>
                  <w:ind w:right="240"/>
                </w:pPr>
              </w:pPrChange>
            </w:pPr>
            <w:r w:rsidRPr="00381A95">
              <w:rPr>
                <w:rFonts w:ascii="宋体" w:hAnsi="宋体" w:hint="eastAsia"/>
                <w:noProof/>
                <w:szCs w:val="24"/>
              </w:rPr>
              <w:lastRenderedPageBreak/>
              <w:drawing>
                <wp:inline distT="0" distB="0" distL="0" distR="0" wp14:anchorId="55C88D7F" wp14:editId="1F6581FD">
                  <wp:extent cx="3669460" cy="2825750"/>
                  <wp:effectExtent l="0" t="0" r="7620" b="0"/>
                  <wp:docPr id="4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393" cy="2871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0A8919" w14:textId="77777777" w:rsidR="00F73158" w:rsidRDefault="00F73158" w:rsidP="005F1224">
            <w:pPr>
              <w:ind w:right="240"/>
              <w:jc w:val="center"/>
              <w:rPr>
                <w:ins w:id="2192" w:author="D T" w:date="2019-11-17T21:51:00Z"/>
                <w:rFonts w:ascii="宋体" w:hAnsi="宋体"/>
                <w:szCs w:val="24"/>
              </w:rPr>
              <w:pPrChange w:id="2193" w:author="D T" w:date="2019-11-19T00:26:00Z">
                <w:pPr>
                  <w:ind w:right="240"/>
                </w:pPr>
              </w:pPrChange>
            </w:pPr>
          </w:p>
          <w:p w14:paraId="267E5DDC" w14:textId="5F2482F1" w:rsidR="00381A95" w:rsidRPr="00381A95" w:rsidRDefault="00F73158" w:rsidP="005F1224">
            <w:pPr>
              <w:pStyle w:val="2"/>
              <w:pPrChange w:id="2194" w:author="D T" w:date="2019-11-19T00:25:00Z">
                <w:pPr>
                  <w:ind w:right="240"/>
                </w:pPr>
              </w:pPrChange>
            </w:pPr>
            <w:ins w:id="2195" w:author="D T" w:date="2019-11-17T21:51:00Z">
              <w:r>
                <w:rPr>
                  <w:rFonts w:hint="eastAsia"/>
                </w:rPr>
                <w:t>二、</w:t>
              </w:r>
            </w:ins>
            <w:r w:rsidR="00381A95" w:rsidRPr="00381A95">
              <w:rPr>
                <w:rFonts w:hint="eastAsia"/>
              </w:rPr>
              <w:t>配置</w:t>
            </w:r>
            <w:r w:rsidR="00381A95" w:rsidRPr="00381A95">
              <w:rPr>
                <w:rFonts w:hint="eastAsia"/>
              </w:rPr>
              <w:t>4</w:t>
            </w:r>
            <w:r w:rsidR="00381A95" w:rsidRPr="00381A95">
              <w:rPr>
                <w:rFonts w:hint="eastAsia"/>
              </w:rPr>
              <w:t>台</w:t>
            </w:r>
            <w:r w:rsidR="00381A95" w:rsidRPr="00381A95">
              <w:rPr>
                <w:rFonts w:hint="eastAsia"/>
              </w:rPr>
              <w:t>PC</w:t>
            </w:r>
            <w:r w:rsidR="00381A95" w:rsidRPr="00381A95">
              <w:rPr>
                <w:rFonts w:hint="eastAsia"/>
              </w:rPr>
              <w:t>的</w:t>
            </w:r>
            <w:proofErr w:type="spellStart"/>
            <w:r w:rsidR="00381A95" w:rsidRPr="00381A95">
              <w:rPr>
                <w:rFonts w:hint="eastAsia"/>
              </w:rPr>
              <w:t>ip</w:t>
            </w:r>
            <w:proofErr w:type="spellEnd"/>
            <w:r w:rsidR="00381A95" w:rsidRPr="00381A95">
              <w:rPr>
                <w:rFonts w:hint="eastAsia"/>
              </w:rPr>
              <w:t>、子网掩码、网关</w:t>
            </w:r>
          </w:p>
          <w:p w14:paraId="58E37A64" w14:textId="77777777" w:rsidR="00381A95" w:rsidRPr="00381A95" w:rsidRDefault="00381A95" w:rsidP="005F1224">
            <w:pPr>
              <w:pPrChange w:id="2196" w:author="D T" w:date="2019-11-19T00:26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PC</w:t>
            </w:r>
            <w:proofErr w:type="gramStart"/>
            <w:r w:rsidRPr="00381A95">
              <w:rPr>
                <w:rFonts w:hint="eastAsia"/>
              </w:rPr>
              <w:t>0 :</w:t>
            </w:r>
            <w:proofErr w:type="gramEnd"/>
            <w:r w:rsidRPr="00381A95">
              <w:rPr>
                <w:rFonts w:hint="eastAsia"/>
              </w:rPr>
              <w:t xml:space="preserve"> 192.168.10.2   255.255.255.0   192.168.10.1</w:t>
            </w:r>
          </w:p>
          <w:p w14:paraId="29DB3462" w14:textId="77777777" w:rsidR="00381A95" w:rsidRPr="00381A95" w:rsidRDefault="00381A95" w:rsidP="005F1224">
            <w:pPr>
              <w:pPrChange w:id="2197" w:author="D T" w:date="2019-11-19T00:26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PC</w:t>
            </w:r>
            <w:proofErr w:type="gramStart"/>
            <w:r w:rsidRPr="00381A95">
              <w:rPr>
                <w:rFonts w:hint="eastAsia"/>
              </w:rPr>
              <w:t>1 :</w:t>
            </w:r>
            <w:proofErr w:type="gramEnd"/>
            <w:r w:rsidRPr="00381A95">
              <w:rPr>
                <w:rFonts w:hint="eastAsia"/>
              </w:rPr>
              <w:t xml:space="preserve"> 192.168.10.3   255.255.255.0   192.168.10.1</w:t>
            </w:r>
          </w:p>
          <w:p w14:paraId="59755636" w14:textId="77777777" w:rsidR="00381A95" w:rsidRPr="00381A95" w:rsidRDefault="00381A95" w:rsidP="005F1224">
            <w:pPr>
              <w:pPrChange w:id="2198" w:author="D T" w:date="2019-11-19T00:26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PC</w:t>
            </w:r>
            <w:proofErr w:type="gramStart"/>
            <w:r w:rsidRPr="00381A95">
              <w:rPr>
                <w:rFonts w:hint="eastAsia"/>
              </w:rPr>
              <w:t>2 :</w:t>
            </w:r>
            <w:proofErr w:type="gramEnd"/>
            <w:r w:rsidRPr="00381A95">
              <w:rPr>
                <w:rFonts w:hint="eastAsia"/>
              </w:rPr>
              <w:t xml:space="preserve"> 192.168.20.2   255.255.255.0   192.168.20.1</w:t>
            </w:r>
          </w:p>
          <w:p w14:paraId="057941D1" w14:textId="77777777" w:rsidR="00381A95" w:rsidRPr="00381A95" w:rsidRDefault="00381A95" w:rsidP="005F1224">
            <w:pPr>
              <w:pPrChange w:id="2199" w:author="D T" w:date="2019-11-19T00:26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PC</w:t>
            </w:r>
            <w:proofErr w:type="gramStart"/>
            <w:r w:rsidRPr="00381A95">
              <w:rPr>
                <w:rFonts w:hint="eastAsia"/>
              </w:rPr>
              <w:t>3 :</w:t>
            </w:r>
            <w:proofErr w:type="gramEnd"/>
            <w:r w:rsidRPr="00381A95">
              <w:rPr>
                <w:rFonts w:hint="eastAsia"/>
              </w:rPr>
              <w:t xml:space="preserve"> 192.168.1.2   255.255.255.0   192.168.1.1</w:t>
            </w:r>
          </w:p>
          <w:p w14:paraId="17DEAD7E" w14:textId="77777777" w:rsidR="00381A95" w:rsidRPr="00381A95" w:rsidRDefault="00381A95">
            <w:pPr>
              <w:ind w:right="240"/>
              <w:jc w:val="center"/>
              <w:rPr>
                <w:rFonts w:ascii="宋体" w:hAnsi="宋体"/>
                <w:szCs w:val="24"/>
              </w:rPr>
              <w:pPrChange w:id="2200" w:author="D T" w:date="2019-11-17T21:51:00Z">
                <w:pPr/>
              </w:pPrChange>
            </w:pPr>
            <w:r w:rsidRPr="00381A95">
              <w:rPr>
                <w:rFonts w:ascii="宋体" w:hAnsi="宋体" w:hint="eastAsia"/>
                <w:noProof/>
                <w:szCs w:val="24"/>
              </w:rPr>
              <w:drawing>
                <wp:inline distT="0" distB="0" distL="0" distR="0" wp14:anchorId="4E736DC0" wp14:editId="4D0EB143">
                  <wp:extent cx="3974436" cy="3162300"/>
                  <wp:effectExtent l="0" t="0" r="762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4" cy="3167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B287F3" w14:textId="77777777" w:rsidR="00381A95" w:rsidRP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349C45E0" w14:textId="23D243A3" w:rsidR="00F73158" w:rsidRDefault="00F73158" w:rsidP="005F1224">
            <w:pPr>
              <w:pStyle w:val="2"/>
              <w:rPr>
                <w:ins w:id="2201" w:author="D T" w:date="2019-11-17T21:52:00Z"/>
              </w:rPr>
              <w:pPrChange w:id="2202" w:author="D T" w:date="2019-11-19T00:26:00Z">
                <w:pPr>
                  <w:ind w:right="240"/>
                </w:pPr>
              </w:pPrChange>
            </w:pPr>
            <w:ins w:id="2203" w:author="D T" w:date="2019-11-17T21:51:00Z">
              <w:r w:rsidRPr="00F73158">
                <w:rPr>
                  <w:rFonts w:hint="eastAsia"/>
                  <w:rPrChange w:id="2204" w:author="D T" w:date="2019-11-17T21:52:00Z">
                    <w:rPr>
                      <w:rFonts w:hint="eastAsia"/>
                    </w:rPr>
                  </w:rPrChange>
                </w:rPr>
                <w:lastRenderedPageBreak/>
                <w:t>三、在</w:t>
              </w:r>
              <w:r w:rsidRPr="00F73158">
                <w:rPr>
                  <w:rPrChange w:id="2205" w:author="D T" w:date="2019-11-17T21:52:00Z">
                    <w:rPr/>
                  </w:rPrChange>
                </w:rPr>
                <w:t>Switch</w:t>
              </w:r>
              <w:r w:rsidRPr="00F73158">
                <w:rPr>
                  <w:rFonts w:hint="eastAsia"/>
                  <w:rPrChange w:id="2206" w:author="D T" w:date="2019-11-17T21:52:00Z">
                    <w:rPr>
                      <w:rFonts w:hint="eastAsia"/>
                    </w:rPr>
                  </w:rPrChange>
                </w:rPr>
                <w:t>上创建并开启</w:t>
              </w:r>
              <w:r w:rsidRPr="00F73158">
                <w:rPr>
                  <w:rPrChange w:id="2207" w:author="D T" w:date="2019-11-17T21:52:00Z">
                    <w:rPr/>
                  </w:rPrChange>
                </w:rPr>
                <w:t>vlan10</w:t>
              </w:r>
              <w:r w:rsidRPr="00F73158">
                <w:rPr>
                  <w:rFonts w:hint="eastAsia"/>
                  <w:rPrChange w:id="2208" w:author="D T" w:date="2019-11-17T21:52:00Z">
                    <w:rPr>
                      <w:rFonts w:hint="eastAsia"/>
                    </w:rPr>
                  </w:rPrChange>
                </w:rPr>
                <w:t>、</w:t>
              </w:r>
              <w:r w:rsidRPr="00F73158">
                <w:rPr>
                  <w:rPrChange w:id="2209" w:author="D T" w:date="2019-11-17T21:52:00Z">
                    <w:rPr/>
                  </w:rPrChange>
                </w:rPr>
                <w:t>vlan20</w:t>
              </w:r>
            </w:ins>
          </w:p>
          <w:p w14:paraId="54798D32" w14:textId="77777777" w:rsidR="00F73158" w:rsidRPr="00F73158" w:rsidRDefault="00F73158">
            <w:pPr>
              <w:ind w:right="240"/>
              <w:rPr>
                <w:ins w:id="2210" w:author="D T" w:date="2019-11-17T21:51:00Z"/>
                <w:rFonts w:ascii="宋体" w:hAnsi="宋体"/>
                <w:szCs w:val="24"/>
                <w:rPrChange w:id="2211" w:author="D T" w:date="2019-11-17T21:52:00Z">
                  <w:rPr>
                    <w:ins w:id="2212" w:author="D T" w:date="2019-11-17T21:51:00Z"/>
                  </w:rPr>
                </w:rPrChange>
              </w:rPr>
              <w:pPrChange w:id="2213" w:author="D T" w:date="2019-11-17T21:52:00Z">
                <w:pPr>
                  <w:pStyle w:val="aa"/>
                  <w:numPr>
                    <w:numId w:val="10"/>
                  </w:numPr>
                  <w:ind w:left="420" w:firstLineChars="0" w:hanging="420"/>
                  <w:jc w:val="both"/>
                </w:pPr>
              </w:pPrChange>
            </w:pPr>
          </w:p>
          <w:p w14:paraId="60165290" w14:textId="6A318102" w:rsidR="00381A95" w:rsidRPr="00381A95" w:rsidDel="00F73158" w:rsidRDefault="00381A95" w:rsidP="005F1224">
            <w:pPr>
              <w:rPr>
                <w:del w:id="2214" w:author="D T" w:date="2019-11-17T21:51:00Z"/>
              </w:rPr>
              <w:pPrChange w:id="2215" w:author="D T" w:date="2019-11-19T00:26:00Z">
                <w:pPr>
                  <w:ind w:right="240"/>
                </w:pPr>
              </w:pPrChange>
            </w:pPr>
            <w:del w:id="2216" w:author="D T" w:date="2019-11-17T21:51:00Z">
              <w:r w:rsidRPr="00381A95" w:rsidDel="00F73158">
                <w:rPr>
                  <w:rFonts w:hint="eastAsia"/>
                </w:rPr>
                <w:delText>在</w:delText>
              </w:r>
              <w:r w:rsidRPr="00381A95" w:rsidDel="00F73158">
                <w:rPr>
                  <w:rFonts w:hint="eastAsia"/>
                </w:rPr>
                <w:delText>SW0</w:delText>
              </w:r>
              <w:r w:rsidRPr="00381A95" w:rsidDel="00F73158">
                <w:rPr>
                  <w:rFonts w:hint="eastAsia"/>
                </w:rPr>
                <w:delText>上创建</w:delText>
              </w:r>
              <w:r w:rsidRPr="00381A95" w:rsidDel="00F73158">
                <w:rPr>
                  <w:rFonts w:hint="eastAsia"/>
                </w:rPr>
                <w:delText>VLAN</w:delText>
              </w:r>
              <w:r w:rsidRPr="00381A95" w:rsidDel="00F73158">
                <w:rPr>
                  <w:rFonts w:hint="eastAsia"/>
                </w:rPr>
                <w:delText>并开启</w:delText>
              </w:r>
              <w:r w:rsidRPr="00381A95" w:rsidDel="00F73158">
                <w:rPr>
                  <w:rFonts w:hint="eastAsia"/>
                </w:rPr>
                <w:delText>VLAN</w:delText>
              </w:r>
            </w:del>
          </w:p>
          <w:p w14:paraId="0C323526" w14:textId="77777777" w:rsidR="00F73158" w:rsidRPr="00F73158" w:rsidRDefault="00F73158" w:rsidP="005F1224">
            <w:pPr>
              <w:rPr>
                <w:ins w:id="2217" w:author="D T" w:date="2019-11-17T21:52:00Z"/>
                <w:rPrChange w:id="2218" w:author="D T" w:date="2019-11-17T21:52:00Z">
                  <w:rPr>
                    <w:ins w:id="2219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20" w:author="D T" w:date="2019-11-19T00:26:00Z">
                <w:pPr>
                  <w:ind w:right="240"/>
                </w:pPr>
              </w:pPrChange>
            </w:pPr>
            <w:ins w:id="2221" w:author="D T" w:date="2019-11-17T21:52:00Z">
              <w:r w:rsidRPr="00F73158">
                <w:rPr>
                  <w:rPrChange w:id="2222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</w:t>
              </w:r>
              <w:proofErr w:type="spellStart"/>
              <w:r w:rsidRPr="00F73158">
                <w:rPr>
                  <w:rPrChange w:id="2223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vlan</w:t>
              </w:r>
              <w:proofErr w:type="spellEnd"/>
              <w:r w:rsidRPr="00F73158">
                <w:rPr>
                  <w:rPrChange w:id="222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)#</w:t>
              </w:r>
              <w:proofErr w:type="spellStart"/>
              <w:r w:rsidRPr="00F73158">
                <w:rPr>
                  <w:rPrChange w:id="2225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vlan</w:t>
              </w:r>
              <w:proofErr w:type="spellEnd"/>
              <w:r w:rsidRPr="00F73158">
                <w:rPr>
                  <w:rPrChange w:id="2226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10 name vlan10</w:t>
              </w:r>
            </w:ins>
          </w:p>
          <w:p w14:paraId="7D2DB81C" w14:textId="77777777" w:rsidR="00F73158" w:rsidRPr="00F73158" w:rsidRDefault="00F73158" w:rsidP="005F1224">
            <w:pPr>
              <w:rPr>
                <w:ins w:id="2227" w:author="D T" w:date="2019-11-17T21:52:00Z"/>
                <w:rPrChange w:id="2228" w:author="D T" w:date="2019-11-17T21:52:00Z">
                  <w:rPr>
                    <w:ins w:id="2229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30" w:author="D T" w:date="2019-11-19T00:26:00Z">
                <w:pPr>
                  <w:ind w:right="240"/>
                </w:pPr>
              </w:pPrChange>
            </w:pPr>
            <w:ins w:id="2231" w:author="D T" w:date="2019-11-17T21:52:00Z">
              <w:r w:rsidRPr="00F73158">
                <w:rPr>
                  <w:rPrChange w:id="2232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VLAN 10 added:</w:t>
              </w:r>
            </w:ins>
          </w:p>
          <w:p w14:paraId="5DFD0B0C" w14:textId="77777777" w:rsidR="00F73158" w:rsidRPr="00F73158" w:rsidRDefault="00F73158" w:rsidP="005F1224">
            <w:pPr>
              <w:rPr>
                <w:ins w:id="2233" w:author="D T" w:date="2019-11-17T21:52:00Z"/>
                <w:rPrChange w:id="2234" w:author="D T" w:date="2019-11-17T21:52:00Z">
                  <w:rPr>
                    <w:ins w:id="2235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36" w:author="D T" w:date="2019-11-19T00:26:00Z">
                <w:pPr>
                  <w:ind w:right="240"/>
                </w:pPr>
              </w:pPrChange>
            </w:pPr>
            <w:ins w:id="2237" w:author="D T" w:date="2019-11-17T21:52:00Z">
              <w:r w:rsidRPr="00F73158">
                <w:rPr>
                  <w:rPrChange w:id="2238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   Name: vlan10</w:t>
              </w:r>
            </w:ins>
          </w:p>
          <w:p w14:paraId="4F9DB562" w14:textId="77777777" w:rsidR="00F73158" w:rsidRPr="00F73158" w:rsidRDefault="00F73158" w:rsidP="005F1224">
            <w:pPr>
              <w:rPr>
                <w:ins w:id="2239" w:author="D T" w:date="2019-11-17T21:52:00Z"/>
                <w:rPrChange w:id="2240" w:author="D T" w:date="2019-11-17T21:52:00Z">
                  <w:rPr>
                    <w:ins w:id="2241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42" w:author="D T" w:date="2019-11-19T00:26:00Z">
                <w:pPr>
                  <w:ind w:right="240"/>
                </w:pPr>
              </w:pPrChange>
            </w:pPr>
            <w:ins w:id="2243" w:author="D T" w:date="2019-11-17T21:52:00Z">
              <w:r w:rsidRPr="00F73158">
                <w:rPr>
                  <w:rPrChange w:id="224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</w:t>
              </w:r>
              <w:proofErr w:type="spellStart"/>
              <w:r w:rsidRPr="00F73158">
                <w:rPr>
                  <w:rPrChange w:id="2245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vlan</w:t>
              </w:r>
              <w:proofErr w:type="spellEnd"/>
              <w:r w:rsidRPr="00F73158">
                <w:rPr>
                  <w:rPrChange w:id="2246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)#</w:t>
              </w:r>
              <w:proofErr w:type="spellStart"/>
              <w:r w:rsidRPr="00F73158">
                <w:rPr>
                  <w:rPrChange w:id="2247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vlan</w:t>
              </w:r>
              <w:proofErr w:type="spellEnd"/>
              <w:r w:rsidRPr="00F73158">
                <w:rPr>
                  <w:rPrChange w:id="2248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20 name vlan20</w:t>
              </w:r>
            </w:ins>
          </w:p>
          <w:p w14:paraId="70444B43" w14:textId="77777777" w:rsidR="00F73158" w:rsidRPr="00F73158" w:rsidRDefault="00F73158" w:rsidP="005F1224">
            <w:pPr>
              <w:rPr>
                <w:ins w:id="2249" w:author="D T" w:date="2019-11-17T21:52:00Z"/>
                <w:rPrChange w:id="2250" w:author="D T" w:date="2019-11-17T21:52:00Z">
                  <w:rPr>
                    <w:ins w:id="2251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52" w:author="D T" w:date="2019-11-19T00:26:00Z">
                <w:pPr>
                  <w:ind w:right="240"/>
                </w:pPr>
              </w:pPrChange>
            </w:pPr>
            <w:ins w:id="2253" w:author="D T" w:date="2019-11-17T21:52:00Z">
              <w:r w:rsidRPr="00F73158">
                <w:rPr>
                  <w:rPrChange w:id="225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VLAN 20 added:</w:t>
              </w:r>
            </w:ins>
          </w:p>
          <w:p w14:paraId="0708414E" w14:textId="77777777" w:rsidR="00F73158" w:rsidRPr="00F73158" w:rsidRDefault="00F73158" w:rsidP="005F1224">
            <w:pPr>
              <w:rPr>
                <w:ins w:id="2255" w:author="D T" w:date="2019-11-17T21:52:00Z"/>
                <w:rPrChange w:id="2256" w:author="D T" w:date="2019-11-17T21:52:00Z">
                  <w:rPr>
                    <w:ins w:id="2257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58" w:author="D T" w:date="2019-11-19T00:26:00Z">
                <w:pPr>
                  <w:ind w:right="240"/>
                </w:pPr>
              </w:pPrChange>
            </w:pPr>
            <w:ins w:id="2259" w:author="D T" w:date="2019-11-17T21:52:00Z">
              <w:r w:rsidRPr="00F73158">
                <w:rPr>
                  <w:rPrChange w:id="2260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Name: vlan20</w:t>
              </w:r>
            </w:ins>
          </w:p>
          <w:p w14:paraId="62BDF978" w14:textId="77777777" w:rsidR="00F73158" w:rsidRPr="00F73158" w:rsidRDefault="00F73158" w:rsidP="005F1224">
            <w:pPr>
              <w:rPr>
                <w:ins w:id="2261" w:author="D T" w:date="2019-11-17T21:52:00Z"/>
                <w:rPrChange w:id="2262" w:author="D T" w:date="2019-11-17T21:52:00Z">
                  <w:rPr>
                    <w:ins w:id="2263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64" w:author="D T" w:date="2019-11-19T00:26:00Z">
                <w:pPr>
                  <w:ind w:right="240"/>
                </w:pPr>
              </w:pPrChange>
            </w:pPr>
            <w:ins w:id="2265" w:author="D T" w:date="2019-11-17T21:52:00Z">
              <w:r w:rsidRPr="00F73158">
                <w:rPr>
                  <w:rPrChange w:id="2266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Switch(config)#int </w:t>
              </w:r>
              <w:proofErr w:type="spellStart"/>
              <w:r w:rsidRPr="00F73158">
                <w:rPr>
                  <w:rPrChange w:id="2267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vlan</w:t>
              </w:r>
              <w:proofErr w:type="spellEnd"/>
              <w:r w:rsidRPr="00F73158">
                <w:rPr>
                  <w:rPrChange w:id="2268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1</w:t>
              </w:r>
            </w:ins>
          </w:p>
          <w:p w14:paraId="2D1849E9" w14:textId="77777777" w:rsidR="00F73158" w:rsidRPr="00F73158" w:rsidRDefault="00F73158" w:rsidP="005F1224">
            <w:pPr>
              <w:rPr>
                <w:ins w:id="2269" w:author="D T" w:date="2019-11-17T21:52:00Z"/>
                <w:rPrChange w:id="2270" w:author="D T" w:date="2019-11-17T21:52:00Z">
                  <w:rPr>
                    <w:ins w:id="2271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72" w:author="D T" w:date="2019-11-19T00:26:00Z">
                <w:pPr>
                  <w:ind w:right="240"/>
                </w:pPr>
              </w:pPrChange>
            </w:pPr>
            <w:ins w:id="2273" w:author="D T" w:date="2019-11-17T21:52:00Z">
              <w:r w:rsidRPr="00F73158">
                <w:rPr>
                  <w:rPrChange w:id="227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Switch(config-</w:t>
              </w:r>
              <w:proofErr w:type="gramStart"/>
              <w:r w:rsidRPr="00F73158">
                <w:rPr>
                  <w:rPrChange w:id="2275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if)#</w:t>
              </w:r>
              <w:proofErr w:type="gramEnd"/>
              <w:r w:rsidRPr="00F73158">
                <w:rPr>
                  <w:rPrChange w:id="2276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no shutdown </w:t>
              </w:r>
            </w:ins>
          </w:p>
          <w:p w14:paraId="17D836E7" w14:textId="4D4A03AC" w:rsidR="00F73158" w:rsidRPr="00F73158" w:rsidRDefault="00F73158" w:rsidP="005F1224">
            <w:pPr>
              <w:rPr>
                <w:ins w:id="2277" w:author="D T" w:date="2019-11-17T21:52:00Z"/>
                <w:rPrChange w:id="2278" w:author="D T" w:date="2019-11-17T21:52:00Z">
                  <w:rPr>
                    <w:ins w:id="2279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80" w:author="D T" w:date="2019-11-19T00:26:00Z">
                <w:pPr>
                  <w:ind w:right="240"/>
                </w:pPr>
              </w:pPrChange>
            </w:pPr>
            <w:ins w:id="2281" w:author="D T" w:date="2019-11-17T21:52:00Z">
              <w:r w:rsidRPr="00F73158">
                <w:rPr>
                  <w:rPrChange w:id="2282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%LINK-5-CHANGED: Interface Vlan1</w:t>
              </w:r>
            </w:ins>
            <w:ins w:id="2283" w:author="D T" w:date="2019-11-19T00:09:00Z">
              <w:r w:rsidR="00065D71">
                <w:t>，</w:t>
              </w:r>
            </w:ins>
            <w:ins w:id="2284" w:author="D T" w:date="2019-11-17T21:52:00Z">
              <w:r w:rsidRPr="00F73158">
                <w:rPr>
                  <w:rPrChange w:id="2285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5CBF0BCA" w14:textId="42185523" w:rsidR="00F73158" w:rsidRPr="00F73158" w:rsidRDefault="00F73158" w:rsidP="005F1224">
            <w:pPr>
              <w:rPr>
                <w:ins w:id="2286" w:author="D T" w:date="2019-11-17T21:52:00Z"/>
                <w:rPrChange w:id="2287" w:author="D T" w:date="2019-11-17T21:52:00Z">
                  <w:rPr>
                    <w:ins w:id="2288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89" w:author="D T" w:date="2019-11-19T00:26:00Z">
                <w:pPr>
                  <w:ind w:right="240"/>
                </w:pPr>
              </w:pPrChange>
            </w:pPr>
            <w:ins w:id="2290" w:author="D T" w:date="2019-11-17T21:52:00Z">
              <w:r w:rsidRPr="00F73158">
                <w:rPr>
                  <w:rPrChange w:id="2291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%LINEPROTO-5-UPDOWN: Line protocol on Interface Vlan1</w:t>
              </w:r>
            </w:ins>
            <w:ins w:id="2292" w:author="D T" w:date="2019-11-19T00:09:00Z">
              <w:r w:rsidR="00065D71">
                <w:t>，</w:t>
              </w:r>
            </w:ins>
            <w:ins w:id="2293" w:author="D T" w:date="2019-11-17T21:52:00Z">
              <w:r w:rsidRPr="00F73158">
                <w:rPr>
                  <w:rPrChange w:id="229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2834365A" w14:textId="77777777" w:rsidR="00F73158" w:rsidRPr="00F73158" w:rsidRDefault="00F73158" w:rsidP="005F1224">
            <w:pPr>
              <w:rPr>
                <w:ins w:id="2295" w:author="D T" w:date="2019-11-17T21:52:00Z"/>
                <w:rPrChange w:id="2296" w:author="D T" w:date="2019-11-17T21:52:00Z">
                  <w:rPr>
                    <w:ins w:id="2297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98" w:author="D T" w:date="2019-11-19T00:26:00Z">
                <w:pPr>
                  <w:ind w:right="240"/>
                </w:pPr>
              </w:pPrChange>
            </w:pPr>
            <w:ins w:id="2299" w:author="D T" w:date="2019-11-17T21:52:00Z">
              <w:r w:rsidRPr="00F73158">
                <w:rPr>
                  <w:rPrChange w:id="2300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Switch(config-</w:t>
              </w:r>
              <w:proofErr w:type="gramStart"/>
              <w:r w:rsidRPr="00F73158">
                <w:rPr>
                  <w:rPrChange w:id="2301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if)#</w:t>
              </w:r>
              <w:proofErr w:type="gramEnd"/>
              <w:r w:rsidRPr="00F73158">
                <w:rPr>
                  <w:rPrChange w:id="2302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int </w:t>
              </w:r>
              <w:proofErr w:type="spellStart"/>
              <w:r w:rsidRPr="00F73158">
                <w:rPr>
                  <w:rPrChange w:id="2303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vlan</w:t>
              </w:r>
              <w:proofErr w:type="spellEnd"/>
              <w:r w:rsidRPr="00F73158">
                <w:rPr>
                  <w:rPrChange w:id="230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10</w:t>
              </w:r>
            </w:ins>
          </w:p>
          <w:p w14:paraId="7615D8BC" w14:textId="77777777" w:rsidR="00F73158" w:rsidRPr="00F73158" w:rsidRDefault="00F73158" w:rsidP="005F1224">
            <w:pPr>
              <w:rPr>
                <w:ins w:id="2305" w:author="D T" w:date="2019-11-17T21:52:00Z"/>
                <w:rPrChange w:id="2306" w:author="D T" w:date="2019-11-17T21:52:00Z">
                  <w:rPr>
                    <w:ins w:id="2307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308" w:author="D T" w:date="2019-11-19T00:26:00Z">
                <w:pPr>
                  <w:ind w:right="240"/>
                </w:pPr>
              </w:pPrChange>
            </w:pPr>
            <w:ins w:id="2309" w:author="D T" w:date="2019-11-17T21:52:00Z">
              <w:r w:rsidRPr="00F73158">
                <w:rPr>
                  <w:rPrChange w:id="2310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Switch(config-</w:t>
              </w:r>
              <w:proofErr w:type="gramStart"/>
              <w:r w:rsidRPr="00F73158">
                <w:rPr>
                  <w:rPrChange w:id="2311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if)#</w:t>
              </w:r>
              <w:proofErr w:type="gramEnd"/>
            </w:ins>
          </w:p>
          <w:p w14:paraId="3F288D6C" w14:textId="15A85F74" w:rsidR="00F73158" w:rsidRPr="00F73158" w:rsidRDefault="00F73158" w:rsidP="005F1224">
            <w:pPr>
              <w:rPr>
                <w:ins w:id="2312" w:author="D T" w:date="2019-11-17T21:52:00Z"/>
                <w:rPrChange w:id="2313" w:author="D T" w:date="2019-11-17T21:52:00Z">
                  <w:rPr>
                    <w:ins w:id="2314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315" w:author="D T" w:date="2019-11-19T00:26:00Z">
                <w:pPr>
                  <w:ind w:right="240"/>
                </w:pPr>
              </w:pPrChange>
            </w:pPr>
            <w:ins w:id="2316" w:author="D T" w:date="2019-11-17T21:52:00Z">
              <w:r w:rsidRPr="00F73158">
                <w:rPr>
                  <w:rPrChange w:id="2317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%LINK-5-CHANGED: Interface Vlan10</w:t>
              </w:r>
            </w:ins>
            <w:ins w:id="2318" w:author="D T" w:date="2019-11-19T00:09:00Z">
              <w:r w:rsidR="00065D71">
                <w:t>，</w:t>
              </w:r>
            </w:ins>
            <w:ins w:id="2319" w:author="D T" w:date="2019-11-17T21:52:00Z">
              <w:r w:rsidRPr="00F73158">
                <w:rPr>
                  <w:rPrChange w:id="2320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11C63C15" w14:textId="1C85B713" w:rsidR="00F73158" w:rsidRPr="00F73158" w:rsidRDefault="00F73158" w:rsidP="005F1224">
            <w:pPr>
              <w:rPr>
                <w:ins w:id="2321" w:author="D T" w:date="2019-11-17T21:52:00Z"/>
                <w:rPrChange w:id="2322" w:author="D T" w:date="2019-11-17T21:52:00Z">
                  <w:rPr>
                    <w:ins w:id="2323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324" w:author="D T" w:date="2019-11-19T00:26:00Z">
                <w:pPr>
                  <w:ind w:right="240"/>
                </w:pPr>
              </w:pPrChange>
            </w:pPr>
            <w:ins w:id="2325" w:author="D T" w:date="2019-11-17T21:52:00Z">
              <w:r w:rsidRPr="00F73158">
                <w:rPr>
                  <w:rPrChange w:id="2326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%LINEPROTO-5-UPDOWN: Line protocol on Interface Vlan10</w:t>
              </w:r>
            </w:ins>
            <w:ins w:id="2327" w:author="D T" w:date="2019-11-19T00:09:00Z">
              <w:r w:rsidR="00065D71">
                <w:t>，</w:t>
              </w:r>
            </w:ins>
            <w:ins w:id="2328" w:author="D T" w:date="2019-11-17T21:52:00Z">
              <w:r w:rsidRPr="00F73158">
                <w:rPr>
                  <w:rPrChange w:id="2329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7CFBAEEB" w14:textId="77777777" w:rsidR="00F73158" w:rsidRPr="00F73158" w:rsidRDefault="00F73158" w:rsidP="005F1224">
            <w:pPr>
              <w:rPr>
                <w:ins w:id="2330" w:author="D T" w:date="2019-11-17T21:52:00Z"/>
                <w:rPrChange w:id="2331" w:author="D T" w:date="2019-11-17T21:52:00Z">
                  <w:rPr>
                    <w:ins w:id="2332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333" w:author="D T" w:date="2019-11-19T00:26:00Z">
                <w:pPr>
                  <w:ind w:right="240"/>
                </w:pPr>
              </w:pPrChange>
            </w:pPr>
            <w:ins w:id="2334" w:author="D T" w:date="2019-11-17T21:52:00Z">
              <w:r w:rsidRPr="00F73158">
                <w:rPr>
                  <w:rPrChange w:id="2335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Switch(config-</w:t>
              </w:r>
              <w:proofErr w:type="gramStart"/>
              <w:r w:rsidRPr="00F73158">
                <w:rPr>
                  <w:rPrChange w:id="2336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if)#</w:t>
              </w:r>
              <w:proofErr w:type="gramEnd"/>
              <w:r w:rsidRPr="00F73158">
                <w:rPr>
                  <w:rPrChange w:id="2337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int </w:t>
              </w:r>
              <w:proofErr w:type="spellStart"/>
              <w:r w:rsidRPr="00F73158">
                <w:rPr>
                  <w:rPrChange w:id="2338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vlan</w:t>
              </w:r>
              <w:proofErr w:type="spellEnd"/>
              <w:r w:rsidRPr="00F73158">
                <w:rPr>
                  <w:rPrChange w:id="2339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20</w:t>
              </w:r>
            </w:ins>
          </w:p>
          <w:p w14:paraId="5E725D8A" w14:textId="6495666D" w:rsidR="00F73158" w:rsidRPr="00F73158" w:rsidRDefault="00F73158" w:rsidP="005F1224">
            <w:pPr>
              <w:rPr>
                <w:ins w:id="2340" w:author="D T" w:date="2019-11-17T21:52:00Z"/>
                <w:rPrChange w:id="2341" w:author="D T" w:date="2019-11-17T21:52:00Z">
                  <w:rPr>
                    <w:ins w:id="2342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343" w:author="D T" w:date="2019-11-19T00:26:00Z">
                <w:pPr>
                  <w:ind w:right="240"/>
                </w:pPr>
              </w:pPrChange>
            </w:pPr>
            <w:ins w:id="2344" w:author="D T" w:date="2019-11-17T21:52:00Z">
              <w:r w:rsidRPr="00F73158">
                <w:rPr>
                  <w:rPrChange w:id="2345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%LINK-5-CHANGED: Interface Vlan20</w:t>
              </w:r>
            </w:ins>
            <w:ins w:id="2346" w:author="D T" w:date="2019-11-19T00:09:00Z">
              <w:r w:rsidR="00065D71">
                <w:t>，</w:t>
              </w:r>
            </w:ins>
            <w:ins w:id="2347" w:author="D T" w:date="2019-11-17T21:52:00Z">
              <w:r w:rsidRPr="00F73158">
                <w:rPr>
                  <w:rPrChange w:id="2348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647B4DD3" w14:textId="2BB3E7AF" w:rsidR="00F73158" w:rsidRPr="00F73158" w:rsidRDefault="00F73158" w:rsidP="005F1224">
            <w:pPr>
              <w:rPr>
                <w:ins w:id="2349" w:author="D T" w:date="2019-11-17T21:52:00Z"/>
                <w:rPrChange w:id="2350" w:author="D T" w:date="2019-11-17T21:52:00Z">
                  <w:rPr>
                    <w:ins w:id="2351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352" w:author="D T" w:date="2019-11-19T00:26:00Z">
                <w:pPr>
                  <w:ind w:right="240"/>
                </w:pPr>
              </w:pPrChange>
            </w:pPr>
            <w:ins w:id="2353" w:author="D T" w:date="2019-11-17T21:52:00Z">
              <w:r w:rsidRPr="00F73158">
                <w:rPr>
                  <w:rPrChange w:id="235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%LINEPROTO-5-UPDOWN: Line protocol on Interface Vlan20</w:t>
              </w:r>
            </w:ins>
            <w:ins w:id="2355" w:author="D T" w:date="2019-11-19T00:09:00Z">
              <w:r w:rsidR="00065D71">
                <w:t>，</w:t>
              </w:r>
            </w:ins>
            <w:ins w:id="2356" w:author="D T" w:date="2019-11-17T21:52:00Z">
              <w:r w:rsidRPr="00F73158">
                <w:rPr>
                  <w:rPrChange w:id="2357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6965778F" w14:textId="77777777" w:rsidR="00F73158" w:rsidRPr="00F73158" w:rsidRDefault="00F73158" w:rsidP="005F1224">
            <w:pPr>
              <w:rPr>
                <w:ins w:id="2358" w:author="D T" w:date="2019-11-17T21:52:00Z"/>
                <w:rPrChange w:id="2359" w:author="D T" w:date="2019-11-17T21:52:00Z">
                  <w:rPr>
                    <w:ins w:id="2360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361" w:author="D T" w:date="2019-11-19T00:26:00Z">
                <w:pPr>
                  <w:ind w:right="240"/>
                </w:pPr>
              </w:pPrChange>
            </w:pPr>
            <w:ins w:id="2362" w:author="D T" w:date="2019-11-17T21:52:00Z">
              <w:r w:rsidRPr="00F73158">
                <w:rPr>
                  <w:rPrChange w:id="2363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Switch(config-</w:t>
              </w:r>
              <w:proofErr w:type="gramStart"/>
              <w:r w:rsidRPr="00F73158">
                <w:rPr>
                  <w:rPrChange w:id="236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if)#</w:t>
              </w:r>
              <w:proofErr w:type="gramEnd"/>
              <w:r w:rsidRPr="00F73158">
                <w:rPr>
                  <w:rPrChange w:id="2365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exit</w:t>
              </w:r>
            </w:ins>
          </w:p>
          <w:p w14:paraId="536A3D9F" w14:textId="7BA17752" w:rsidR="00381A95" w:rsidRPr="00381A95" w:rsidDel="00F73158" w:rsidRDefault="00381A95" w:rsidP="00B96B55">
            <w:pPr>
              <w:ind w:right="240"/>
              <w:rPr>
                <w:del w:id="2366" w:author="D T" w:date="2019-11-17T21:52:00Z"/>
                <w:rFonts w:ascii="宋体" w:hAnsi="宋体"/>
                <w:szCs w:val="24"/>
              </w:rPr>
            </w:pPr>
            <w:del w:id="2367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Switch(vlan)#vlan 10 name vlan10</w:delText>
              </w:r>
            </w:del>
          </w:p>
          <w:p w14:paraId="2DCAD867" w14:textId="4255B6D7" w:rsidR="00381A95" w:rsidRPr="00381A95" w:rsidDel="00F73158" w:rsidRDefault="00381A95" w:rsidP="00B96B55">
            <w:pPr>
              <w:ind w:right="240"/>
              <w:rPr>
                <w:del w:id="2368" w:author="D T" w:date="2019-11-17T21:52:00Z"/>
                <w:rFonts w:ascii="宋体" w:hAnsi="宋体"/>
                <w:szCs w:val="24"/>
              </w:rPr>
            </w:pPr>
            <w:del w:id="2369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VLAN 10 added:</w:delText>
              </w:r>
            </w:del>
          </w:p>
          <w:p w14:paraId="59DCA083" w14:textId="4FE8BDCB" w:rsidR="00381A95" w:rsidRPr="00381A95" w:rsidDel="00F73158" w:rsidRDefault="00381A95" w:rsidP="00B96B55">
            <w:pPr>
              <w:ind w:right="240"/>
              <w:rPr>
                <w:del w:id="2370" w:author="D T" w:date="2019-11-17T21:52:00Z"/>
                <w:rFonts w:ascii="宋体" w:hAnsi="宋体"/>
                <w:szCs w:val="24"/>
              </w:rPr>
            </w:pPr>
            <w:del w:id="2371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   Name: vlan10</w:delText>
              </w:r>
            </w:del>
          </w:p>
          <w:p w14:paraId="0006AB2B" w14:textId="061CAC8A" w:rsidR="00381A95" w:rsidRPr="00381A95" w:rsidDel="00F73158" w:rsidRDefault="00381A95" w:rsidP="00B96B55">
            <w:pPr>
              <w:ind w:right="240"/>
              <w:rPr>
                <w:del w:id="2372" w:author="D T" w:date="2019-11-17T21:52:00Z"/>
                <w:rFonts w:ascii="宋体" w:hAnsi="宋体"/>
                <w:szCs w:val="24"/>
              </w:rPr>
            </w:pPr>
            <w:del w:id="2373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Switch(vlan)#vlan 20 name vlan20</w:delText>
              </w:r>
            </w:del>
          </w:p>
          <w:p w14:paraId="1AE1417A" w14:textId="34B3CC28" w:rsidR="00381A95" w:rsidRPr="00381A95" w:rsidDel="00F73158" w:rsidRDefault="00381A95" w:rsidP="00B96B55">
            <w:pPr>
              <w:ind w:right="240"/>
              <w:rPr>
                <w:del w:id="2374" w:author="D T" w:date="2019-11-17T21:52:00Z"/>
                <w:rFonts w:ascii="宋体" w:hAnsi="宋体"/>
                <w:szCs w:val="24"/>
              </w:rPr>
            </w:pPr>
            <w:del w:id="2375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VLAN 20 added:</w:delText>
              </w:r>
            </w:del>
          </w:p>
          <w:p w14:paraId="4E99A948" w14:textId="0F85B54A" w:rsidR="00381A95" w:rsidRPr="00381A95" w:rsidDel="00F73158" w:rsidRDefault="00381A95" w:rsidP="00B96B55">
            <w:pPr>
              <w:ind w:right="240"/>
              <w:rPr>
                <w:del w:id="2376" w:author="D T" w:date="2019-11-17T21:52:00Z"/>
                <w:rFonts w:ascii="宋体" w:hAnsi="宋体"/>
                <w:szCs w:val="24"/>
              </w:rPr>
            </w:pPr>
            <w:del w:id="2377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Name: vlan20</w:delText>
              </w:r>
            </w:del>
          </w:p>
          <w:p w14:paraId="78000CF7" w14:textId="6F9E7454" w:rsidR="00381A95" w:rsidRPr="00381A95" w:rsidDel="00F73158" w:rsidRDefault="00381A95" w:rsidP="00B96B55">
            <w:pPr>
              <w:ind w:right="240"/>
              <w:rPr>
                <w:del w:id="2378" w:author="D T" w:date="2019-11-17T21:52:00Z"/>
                <w:rFonts w:ascii="宋体" w:hAnsi="宋体"/>
                <w:szCs w:val="24"/>
              </w:rPr>
            </w:pPr>
            <w:del w:id="2379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Switch(config)#int vlan 1</w:delText>
              </w:r>
            </w:del>
          </w:p>
          <w:p w14:paraId="34FE4975" w14:textId="68974FAD" w:rsidR="00381A95" w:rsidRPr="00381A95" w:rsidDel="00F73158" w:rsidRDefault="00381A95" w:rsidP="00B96B55">
            <w:pPr>
              <w:ind w:right="240"/>
              <w:rPr>
                <w:del w:id="2380" w:author="D T" w:date="2019-11-17T21:52:00Z"/>
                <w:rFonts w:ascii="宋体" w:hAnsi="宋体"/>
                <w:szCs w:val="24"/>
              </w:rPr>
            </w:pPr>
            <w:del w:id="2381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Switch(config-if)#no shutdown </w:delText>
              </w:r>
            </w:del>
          </w:p>
          <w:p w14:paraId="1A54CC5F" w14:textId="79A714DD" w:rsidR="00381A95" w:rsidRPr="00381A95" w:rsidDel="00F73158" w:rsidRDefault="00381A95" w:rsidP="00B96B55">
            <w:pPr>
              <w:ind w:right="240"/>
              <w:rPr>
                <w:del w:id="2382" w:author="D T" w:date="2019-11-17T21:52:00Z"/>
                <w:rFonts w:ascii="宋体" w:hAnsi="宋体"/>
                <w:szCs w:val="24"/>
              </w:rPr>
            </w:pPr>
            <w:del w:id="2383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%LINK-5-CHANGED: Interface Vlan1</w:delText>
              </w:r>
            </w:del>
            <w:del w:id="2384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385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42311B33" w14:textId="5DA7E196" w:rsidR="00381A95" w:rsidRPr="00381A95" w:rsidDel="00F73158" w:rsidRDefault="00381A95" w:rsidP="00B96B55">
            <w:pPr>
              <w:ind w:right="240"/>
              <w:rPr>
                <w:del w:id="2386" w:author="D T" w:date="2019-11-17T21:52:00Z"/>
                <w:rFonts w:ascii="宋体" w:hAnsi="宋体"/>
                <w:szCs w:val="24"/>
              </w:rPr>
            </w:pPr>
            <w:del w:id="2387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%LINEPROTO-5-UPDOWN: Line protocol on Interface Vlan1</w:delText>
              </w:r>
            </w:del>
            <w:del w:id="2388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389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70ED4054" w14:textId="1B07F2D2" w:rsidR="00381A95" w:rsidRPr="00381A95" w:rsidDel="00F73158" w:rsidRDefault="00381A95" w:rsidP="00B96B55">
            <w:pPr>
              <w:ind w:right="240"/>
              <w:rPr>
                <w:del w:id="2390" w:author="D T" w:date="2019-11-17T21:52:00Z"/>
                <w:rFonts w:ascii="宋体" w:hAnsi="宋体"/>
                <w:szCs w:val="24"/>
              </w:rPr>
            </w:pPr>
            <w:del w:id="2391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Switch(config-if)#int vlan 10</w:delText>
              </w:r>
            </w:del>
          </w:p>
          <w:p w14:paraId="58C9B752" w14:textId="2CC9BA06" w:rsidR="00381A95" w:rsidRPr="00381A95" w:rsidDel="00F73158" w:rsidRDefault="00381A95" w:rsidP="00B96B55">
            <w:pPr>
              <w:ind w:right="240"/>
              <w:rPr>
                <w:del w:id="2392" w:author="D T" w:date="2019-11-17T21:52:00Z"/>
                <w:rFonts w:ascii="宋体" w:hAnsi="宋体"/>
                <w:szCs w:val="24"/>
              </w:rPr>
            </w:pPr>
            <w:del w:id="2393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Switch(config-if)#</w:delText>
              </w:r>
            </w:del>
          </w:p>
          <w:p w14:paraId="4D8AB8B4" w14:textId="79D89459" w:rsidR="00381A95" w:rsidRPr="00381A95" w:rsidDel="00F73158" w:rsidRDefault="00381A95" w:rsidP="00B96B55">
            <w:pPr>
              <w:ind w:right="240"/>
              <w:rPr>
                <w:del w:id="2394" w:author="D T" w:date="2019-11-17T21:52:00Z"/>
                <w:rFonts w:ascii="宋体" w:hAnsi="宋体"/>
                <w:szCs w:val="24"/>
              </w:rPr>
            </w:pPr>
            <w:del w:id="2395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%LINK-5-CHANGED: Interface Vlan10</w:delText>
              </w:r>
            </w:del>
            <w:del w:id="2396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397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5DDCAB27" w14:textId="5F85D735" w:rsidR="00381A95" w:rsidRPr="00381A95" w:rsidDel="00F73158" w:rsidRDefault="00381A95" w:rsidP="00B96B55">
            <w:pPr>
              <w:ind w:right="240"/>
              <w:rPr>
                <w:del w:id="2398" w:author="D T" w:date="2019-11-17T21:52:00Z"/>
                <w:rFonts w:ascii="宋体" w:hAnsi="宋体"/>
                <w:szCs w:val="24"/>
              </w:rPr>
            </w:pPr>
            <w:del w:id="2399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%LINEPROTO-5-UPDOWN: Line protocol on Interface Vlan10</w:delText>
              </w:r>
            </w:del>
            <w:del w:id="2400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401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759EE83B" w14:textId="4409306E" w:rsidR="00381A95" w:rsidRPr="00381A95" w:rsidDel="00F73158" w:rsidRDefault="00381A95" w:rsidP="00B96B55">
            <w:pPr>
              <w:ind w:right="240"/>
              <w:rPr>
                <w:del w:id="2402" w:author="D T" w:date="2019-11-17T21:52:00Z"/>
                <w:rFonts w:ascii="宋体" w:hAnsi="宋体"/>
                <w:szCs w:val="24"/>
              </w:rPr>
            </w:pPr>
            <w:del w:id="2403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Switch(config-if)#int vlan 20</w:delText>
              </w:r>
            </w:del>
          </w:p>
          <w:p w14:paraId="6C40234E" w14:textId="0CB5F052" w:rsidR="00381A95" w:rsidRPr="00381A95" w:rsidDel="00F73158" w:rsidRDefault="00381A95" w:rsidP="00B96B55">
            <w:pPr>
              <w:ind w:right="240"/>
              <w:rPr>
                <w:del w:id="2404" w:author="D T" w:date="2019-11-17T21:52:00Z"/>
                <w:rFonts w:ascii="宋体" w:hAnsi="宋体"/>
                <w:szCs w:val="24"/>
              </w:rPr>
            </w:pPr>
            <w:del w:id="2405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%LINK-5-CHANGED: Interface Vlan20</w:delText>
              </w:r>
            </w:del>
            <w:del w:id="2406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407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73975B8C" w14:textId="6F97F90D" w:rsidR="00381A95" w:rsidRPr="00381A95" w:rsidDel="00F73158" w:rsidRDefault="00381A95" w:rsidP="00B96B55">
            <w:pPr>
              <w:ind w:right="240"/>
              <w:rPr>
                <w:del w:id="2408" w:author="D T" w:date="2019-11-17T21:52:00Z"/>
                <w:rFonts w:ascii="宋体" w:hAnsi="宋体"/>
                <w:szCs w:val="24"/>
              </w:rPr>
            </w:pPr>
            <w:del w:id="2409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%LINEPROTO-5-UPDOWN: Line protocol on Interface Vlan20</w:delText>
              </w:r>
            </w:del>
            <w:del w:id="2410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411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109FFF93" w14:textId="3BFA4B94" w:rsidR="00381A95" w:rsidRPr="00381A95" w:rsidDel="00F73158" w:rsidRDefault="00381A95" w:rsidP="00B96B55">
            <w:pPr>
              <w:ind w:right="240"/>
              <w:rPr>
                <w:del w:id="2412" w:author="D T" w:date="2019-11-17T21:52:00Z"/>
                <w:rFonts w:ascii="宋体" w:hAnsi="宋体"/>
                <w:szCs w:val="24"/>
              </w:rPr>
            </w:pPr>
            <w:del w:id="2413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Switch(config-if)#exit</w:delText>
              </w:r>
            </w:del>
          </w:p>
          <w:p w14:paraId="651C6BAA" w14:textId="77777777" w:rsidR="00381A95" w:rsidRP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66B339D8" w14:textId="2F0CC32D" w:rsidR="00F73158" w:rsidRPr="005F1224" w:rsidRDefault="005F1224" w:rsidP="005F1224">
            <w:pPr>
              <w:pStyle w:val="2"/>
              <w:rPr>
                <w:ins w:id="2414" w:author="D T" w:date="2019-11-17T21:52:00Z"/>
                <w:rFonts w:hint="eastAsia"/>
                <w:rPrChange w:id="2415" w:author="D T" w:date="2019-11-19T00:26:00Z">
                  <w:rPr>
                    <w:ins w:id="2416" w:author="D T" w:date="2019-11-17T21:52:00Z"/>
                  </w:rPr>
                </w:rPrChange>
              </w:rPr>
              <w:pPrChange w:id="2417" w:author="D T" w:date="2019-11-19T00:26:00Z">
                <w:pPr>
                  <w:pStyle w:val="aa"/>
                  <w:numPr>
                    <w:numId w:val="11"/>
                  </w:numPr>
                  <w:ind w:left="480" w:firstLineChars="0" w:hanging="480"/>
                </w:pPr>
              </w:pPrChange>
            </w:pPr>
            <w:ins w:id="2418" w:author="D T" w:date="2019-11-19T00:26:00Z">
              <w:r>
                <w:rPr>
                  <w:rFonts w:hint="eastAsia"/>
                </w:rPr>
                <w:t>四、</w:t>
              </w:r>
            </w:ins>
            <w:r w:rsidR="00381A95" w:rsidRPr="00F73158">
              <w:rPr>
                <w:rFonts w:hint="eastAsia"/>
                <w:rPrChange w:id="2419" w:author="D T" w:date="2019-11-17T21:52:00Z">
                  <w:rPr>
                    <w:rFonts w:hint="eastAsia"/>
                  </w:rPr>
                </w:rPrChange>
              </w:rPr>
              <w:t>将</w:t>
            </w:r>
            <w:r w:rsidR="00381A95" w:rsidRPr="00F73158">
              <w:rPr>
                <w:rPrChange w:id="2420" w:author="D T" w:date="2019-11-17T21:52:00Z">
                  <w:rPr/>
                </w:rPrChange>
              </w:rPr>
              <w:t>SW0</w:t>
            </w:r>
            <w:r w:rsidR="00381A95" w:rsidRPr="00F73158">
              <w:rPr>
                <w:rFonts w:hint="eastAsia"/>
                <w:rPrChange w:id="2421" w:author="D T" w:date="2019-11-17T21:52:00Z">
                  <w:rPr>
                    <w:rFonts w:hint="eastAsia"/>
                  </w:rPr>
                </w:rPrChange>
              </w:rPr>
              <w:t>上的端口划分到</w:t>
            </w:r>
            <w:r w:rsidR="00381A95" w:rsidRPr="00F73158">
              <w:rPr>
                <w:rPrChange w:id="2422" w:author="D T" w:date="2019-11-17T21:52:00Z">
                  <w:rPr/>
                </w:rPrChange>
              </w:rPr>
              <w:t>VLAN</w:t>
            </w:r>
          </w:p>
          <w:p w14:paraId="41687226" w14:textId="17A85AF5" w:rsidR="00F73158" w:rsidRPr="00F73158" w:rsidRDefault="00F73158" w:rsidP="005F1224">
            <w:pPr>
              <w:rPr>
                <w:rFonts w:hint="eastAsia"/>
                <w:rPrChange w:id="2423" w:author="D T" w:date="2019-11-17T21:52:00Z">
                  <w:rPr/>
                </w:rPrChange>
              </w:rPr>
              <w:pPrChange w:id="2424" w:author="D T" w:date="2019-11-19T00:26:00Z">
                <w:pPr>
                  <w:pStyle w:val="aa"/>
                  <w:numPr>
                    <w:numId w:val="3"/>
                  </w:numPr>
                  <w:ind w:left="420" w:firstLineChars="0" w:hanging="420"/>
                </w:pPr>
              </w:pPrChange>
            </w:pPr>
            <w:ins w:id="2425" w:author="D T" w:date="2019-11-17T21:52:00Z">
              <w:r w:rsidRPr="00F73158">
                <w:rPr>
                  <w:rFonts w:hint="eastAsia"/>
                  <w:rPrChange w:id="2426" w:author="D T" w:date="2019-11-17T21:52:00Z">
                    <w:rPr>
                      <w:rFonts w:hint="eastAsia"/>
                    </w:rPr>
                  </w:rPrChange>
                </w:rPr>
                <w:t>将</w:t>
              </w:r>
              <w:r w:rsidRPr="00F73158">
                <w:rPr>
                  <w:rPrChange w:id="2427" w:author="D T" w:date="2019-11-17T21:52:00Z">
                    <w:rPr/>
                  </w:rPrChange>
                </w:rPr>
                <w:t>Switch0</w:t>
              </w:r>
              <w:r w:rsidRPr="00F73158">
                <w:rPr>
                  <w:rFonts w:hint="eastAsia"/>
                  <w:rPrChange w:id="2428" w:author="D T" w:date="2019-11-17T21:52:00Z">
                    <w:rPr>
                      <w:rFonts w:hint="eastAsia"/>
                    </w:rPr>
                  </w:rPrChange>
                </w:rPr>
                <w:t>上的</w:t>
              </w:r>
              <w:r w:rsidRPr="00F73158">
                <w:rPr>
                  <w:rPrChange w:id="2429" w:author="D T" w:date="2019-11-17T21:52:00Z">
                    <w:rPr/>
                  </w:rPrChange>
                </w:rPr>
                <w:t>f0/1</w:t>
              </w:r>
              <w:r w:rsidRPr="00F73158">
                <w:rPr>
                  <w:rFonts w:hint="eastAsia"/>
                  <w:rPrChange w:id="2430" w:author="D T" w:date="2019-11-17T21:52:00Z">
                    <w:rPr>
                      <w:rFonts w:hint="eastAsia"/>
                    </w:rPr>
                  </w:rPrChange>
                </w:rPr>
                <w:t>和</w:t>
              </w:r>
              <w:r w:rsidRPr="00F73158">
                <w:rPr>
                  <w:rPrChange w:id="2431" w:author="D T" w:date="2019-11-17T21:52:00Z">
                    <w:rPr/>
                  </w:rPrChange>
                </w:rPr>
                <w:t>f0/2</w:t>
              </w:r>
              <w:r w:rsidRPr="00F73158">
                <w:rPr>
                  <w:rFonts w:hint="eastAsia"/>
                  <w:rPrChange w:id="2432" w:author="D T" w:date="2019-11-17T21:52:00Z">
                    <w:rPr>
                      <w:rFonts w:hint="eastAsia"/>
                    </w:rPr>
                  </w:rPrChange>
                </w:rPr>
                <w:t>端口划分到</w:t>
              </w:r>
              <w:proofErr w:type="spellStart"/>
              <w:r w:rsidRPr="00F73158">
                <w:rPr>
                  <w:rPrChange w:id="2433" w:author="D T" w:date="2019-11-17T21:52:00Z">
                    <w:rPr/>
                  </w:rPrChange>
                </w:rPr>
                <w:t>vlan</w:t>
              </w:r>
              <w:proofErr w:type="spellEnd"/>
              <w:r w:rsidRPr="00F73158">
                <w:rPr>
                  <w:rPrChange w:id="2434" w:author="D T" w:date="2019-11-17T21:52:00Z">
                    <w:rPr/>
                  </w:rPrChange>
                </w:rPr>
                <w:t xml:space="preserve"> 10</w:t>
              </w:r>
              <w:r w:rsidRPr="00F73158">
                <w:rPr>
                  <w:rFonts w:hint="eastAsia"/>
                  <w:rPrChange w:id="2435" w:author="D T" w:date="2019-11-17T21:52:00Z">
                    <w:rPr>
                      <w:rFonts w:hint="eastAsia"/>
                    </w:rPr>
                  </w:rPrChange>
                </w:rPr>
                <w:t>，</w:t>
              </w:r>
              <w:r w:rsidRPr="00F73158">
                <w:rPr>
                  <w:rPrChange w:id="2436" w:author="D T" w:date="2019-11-17T21:52:00Z">
                    <w:rPr/>
                  </w:rPrChange>
                </w:rPr>
                <w:t>f0/3</w:t>
              </w:r>
              <w:r w:rsidRPr="00F73158">
                <w:rPr>
                  <w:rFonts w:hint="eastAsia"/>
                  <w:rPrChange w:id="2437" w:author="D T" w:date="2019-11-17T21:52:00Z">
                    <w:rPr>
                      <w:rFonts w:hint="eastAsia"/>
                    </w:rPr>
                  </w:rPrChange>
                </w:rPr>
                <w:t>端口划分到</w:t>
              </w:r>
              <w:proofErr w:type="spellStart"/>
              <w:r w:rsidRPr="00F73158">
                <w:rPr>
                  <w:rPrChange w:id="2438" w:author="D T" w:date="2019-11-17T21:52:00Z">
                    <w:rPr/>
                  </w:rPrChange>
                </w:rPr>
                <w:lastRenderedPageBreak/>
                <w:t>vlan</w:t>
              </w:r>
              <w:proofErr w:type="spellEnd"/>
              <w:r w:rsidRPr="00F73158">
                <w:rPr>
                  <w:rPrChange w:id="2439" w:author="D T" w:date="2019-11-17T21:52:00Z">
                    <w:rPr/>
                  </w:rPrChange>
                </w:rPr>
                <w:t xml:space="preserve"> 20</w:t>
              </w:r>
              <w:r w:rsidRPr="00F73158">
                <w:rPr>
                  <w:rFonts w:hint="eastAsia"/>
                  <w:rPrChange w:id="2440" w:author="D T" w:date="2019-11-17T21:52:00Z">
                    <w:rPr>
                      <w:rFonts w:hint="eastAsia"/>
                    </w:rPr>
                  </w:rPrChange>
                </w:rPr>
                <w:t>，</w:t>
              </w:r>
              <w:r w:rsidRPr="00F73158">
                <w:rPr>
                  <w:rPrChange w:id="2441" w:author="D T" w:date="2019-11-17T21:52:00Z">
                    <w:rPr/>
                  </w:rPrChange>
                </w:rPr>
                <w:t>f0/4</w:t>
              </w:r>
              <w:r w:rsidRPr="00F73158">
                <w:rPr>
                  <w:rFonts w:hint="eastAsia"/>
                  <w:rPrChange w:id="2442" w:author="D T" w:date="2019-11-17T21:52:00Z">
                    <w:rPr>
                      <w:rFonts w:hint="eastAsia"/>
                    </w:rPr>
                  </w:rPrChange>
                </w:rPr>
                <w:t>划分到</w:t>
              </w:r>
              <w:proofErr w:type="spellStart"/>
              <w:r w:rsidRPr="00F73158">
                <w:rPr>
                  <w:rPrChange w:id="2443" w:author="D T" w:date="2019-11-17T21:52:00Z">
                    <w:rPr/>
                  </w:rPrChange>
                </w:rPr>
                <w:t>vlan</w:t>
              </w:r>
              <w:proofErr w:type="spellEnd"/>
              <w:r w:rsidRPr="00F73158">
                <w:rPr>
                  <w:rPrChange w:id="2444" w:author="D T" w:date="2019-11-17T21:52:00Z">
                    <w:rPr/>
                  </w:rPrChange>
                </w:rPr>
                <w:t xml:space="preserve"> 1</w:t>
              </w:r>
              <w:r w:rsidRPr="00F73158">
                <w:rPr>
                  <w:rFonts w:hint="eastAsia"/>
                  <w:rPrChange w:id="2445" w:author="D T" w:date="2019-11-17T21:52:00Z">
                    <w:rPr>
                      <w:rFonts w:hint="eastAsia"/>
                    </w:rPr>
                  </w:rPrChange>
                </w:rPr>
                <w:t>，并将</w:t>
              </w:r>
              <w:r w:rsidRPr="00F73158">
                <w:rPr>
                  <w:rPrChange w:id="2446" w:author="D T" w:date="2019-11-17T21:52:00Z">
                    <w:rPr/>
                  </w:rPrChange>
                </w:rPr>
                <w:t>f0/24</w:t>
              </w:r>
              <w:r w:rsidRPr="00F73158">
                <w:rPr>
                  <w:rFonts w:hint="eastAsia"/>
                  <w:rPrChange w:id="2447" w:author="D T" w:date="2019-11-17T21:52:00Z">
                    <w:rPr>
                      <w:rFonts w:hint="eastAsia"/>
                    </w:rPr>
                  </w:rPrChange>
                </w:rPr>
                <w:t>设置为</w:t>
              </w:r>
              <w:r w:rsidRPr="00F73158">
                <w:rPr>
                  <w:rPrChange w:id="2448" w:author="D T" w:date="2019-11-17T21:52:00Z">
                    <w:rPr/>
                  </w:rPrChange>
                </w:rPr>
                <w:t>trunk</w:t>
              </w:r>
              <w:r w:rsidRPr="00F73158">
                <w:rPr>
                  <w:rFonts w:hint="eastAsia"/>
                  <w:rPrChange w:id="2449" w:author="D T" w:date="2019-11-17T21:52:00Z">
                    <w:rPr>
                      <w:rFonts w:hint="eastAsia"/>
                    </w:rPr>
                  </w:rPrChange>
                </w:rPr>
                <w:t>模式。</w:t>
              </w:r>
            </w:ins>
          </w:p>
          <w:p w14:paraId="5CE47B6A" w14:textId="77777777" w:rsidR="00381A95" w:rsidRPr="00381A95" w:rsidRDefault="00381A95" w:rsidP="005F1224">
            <w:pPr>
              <w:pPrChange w:id="2450" w:author="D T" w:date="2019-11-19T00:26:00Z">
                <w:pPr>
                  <w:ind w:right="240"/>
                </w:pPr>
              </w:pPrChange>
            </w:pPr>
            <w:r w:rsidRPr="00381A95">
              <w:t>Switch(config)#int f0/1</w:t>
            </w:r>
          </w:p>
          <w:p w14:paraId="445F7E4E" w14:textId="77777777" w:rsidR="00381A95" w:rsidRPr="00381A95" w:rsidRDefault="00381A95" w:rsidP="005F1224">
            <w:pPr>
              <w:pPrChange w:id="2451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mode access </w:t>
            </w:r>
          </w:p>
          <w:p w14:paraId="1E7D4649" w14:textId="77777777" w:rsidR="00381A95" w:rsidRPr="00381A95" w:rsidRDefault="00381A95" w:rsidP="005F1224">
            <w:pPr>
              <w:pPrChange w:id="2452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access </w:t>
            </w:r>
            <w:proofErr w:type="spellStart"/>
            <w:r w:rsidRPr="00381A95">
              <w:t>vlan</w:t>
            </w:r>
            <w:proofErr w:type="spellEnd"/>
            <w:r w:rsidRPr="00381A95">
              <w:t xml:space="preserve"> 10</w:t>
            </w:r>
          </w:p>
          <w:p w14:paraId="46FE3117" w14:textId="77777777" w:rsidR="00381A95" w:rsidRPr="00381A95" w:rsidRDefault="00381A95" w:rsidP="005F1224">
            <w:pPr>
              <w:pPrChange w:id="2453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spellStart"/>
            <w:proofErr w:type="gramEnd"/>
            <w:r w:rsidRPr="00381A95">
              <w:t>eint</w:t>
            </w:r>
            <w:proofErr w:type="spellEnd"/>
            <w:r w:rsidRPr="00381A95">
              <w:t xml:space="preserve"> f0/2</w:t>
            </w:r>
          </w:p>
          <w:p w14:paraId="20AE1FA4" w14:textId="77777777" w:rsidR="00381A95" w:rsidRPr="00381A95" w:rsidRDefault="00381A95" w:rsidP="005F1224">
            <w:pPr>
              <w:pPrChange w:id="2454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mode access </w:t>
            </w:r>
          </w:p>
          <w:p w14:paraId="530099B7" w14:textId="77777777" w:rsidR="00381A95" w:rsidRPr="00381A95" w:rsidRDefault="00381A95" w:rsidP="005F1224">
            <w:pPr>
              <w:pPrChange w:id="2455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access </w:t>
            </w:r>
            <w:proofErr w:type="spellStart"/>
            <w:r w:rsidRPr="00381A95">
              <w:t>vlan</w:t>
            </w:r>
            <w:proofErr w:type="spellEnd"/>
            <w:r w:rsidRPr="00381A95">
              <w:t xml:space="preserve"> 10</w:t>
            </w:r>
          </w:p>
          <w:p w14:paraId="5915D1BA" w14:textId="77777777" w:rsidR="00381A95" w:rsidRPr="00381A95" w:rsidRDefault="00381A95" w:rsidP="005F1224">
            <w:pPr>
              <w:pPrChange w:id="2456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int f0/3</w:t>
            </w:r>
          </w:p>
          <w:p w14:paraId="351BBB04" w14:textId="77777777" w:rsidR="00381A95" w:rsidRPr="00381A95" w:rsidRDefault="00381A95" w:rsidP="005F1224">
            <w:pPr>
              <w:pPrChange w:id="2457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mode access </w:t>
            </w:r>
          </w:p>
          <w:p w14:paraId="03E25841" w14:textId="77777777" w:rsidR="00381A95" w:rsidRPr="00381A95" w:rsidRDefault="00381A95" w:rsidP="005F1224">
            <w:pPr>
              <w:pPrChange w:id="2458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access </w:t>
            </w:r>
            <w:proofErr w:type="spellStart"/>
            <w:r w:rsidRPr="00381A95">
              <w:t>vlan</w:t>
            </w:r>
            <w:proofErr w:type="spellEnd"/>
            <w:r w:rsidRPr="00381A95">
              <w:t xml:space="preserve"> 20</w:t>
            </w:r>
          </w:p>
          <w:p w14:paraId="1D607A40" w14:textId="77777777" w:rsidR="00381A95" w:rsidRPr="00381A95" w:rsidRDefault="00381A95" w:rsidP="005F1224">
            <w:pPr>
              <w:pPrChange w:id="2459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int f0/4</w:t>
            </w:r>
          </w:p>
          <w:p w14:paraId="193EAB6A" w14:textId="77777777" w:rsidR="00381A95" w:rsidRPr="00381A95" w:rsidRDefault="00381A95" w:rsidP="005F1224">
            <w:pPr>
              <w:pPrChange w:id="2460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mode access </w:t>
            </w:r>
          </w:p>
          <w:p w14:paraId="1442C3E6" w14:textId="77777777" w:rsidR="00381A95" w:rsidRPr="00381A95" w:rsidRDefault="00381A95" w:rsidP="005F1224">
            <w:pPr>
              <w:pPrChange w:id="2461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access </w:t>
            </w:r>
            <w:proofErr w:type="spellStart"/>
            <w:r w:rsidRPr="00381A95">
              <w:t>vlan</w:t>
            </w:r>
            <w:proofErr w:type="spellEnd"/>
            <w:r w:rsidRPr="00381A95">
              <w:t xml:space="preserve"> 1</w:t>
            </w:r>
          </w:p>
          <w:p w14:paraId="6061FF7B" w14:textId="77777777" w:rsidR="00381A95" w:rsidRPr="00381A95" w:rsidRDefault="00381A95" w:rsidP="005F1224">
            <w:pPr>
              <w:pPrChange w:id="2462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exit</w:t>
            </w:r>
          </w:p>
          <w:p w14:paraId="2A9302FA" w14:textId="77777777" w:rsidR="00381A95" w:rsidRPr="00381A95" w:rsidRDefault="00381A95" w:rsidP="005F1224">
            <w:pPr>
              <w:pPrChange w:id="2463" w:author="D T" w:date="2019-11-19T00:26:00Z">
                <w:pPr>
                  <w:ind w:right="240"/>
                </w:pPr>
              </w:pPrChange>
            </w:pPr>
            <w:r w:rsidRPr="00381A95">
              <w:t>Switch(config)#int f0/24</w:t>
            </w:r>
          </w:p>
          <w:p w14:paraId="64E5FCDF" w14:textId="77777777" w:rsidR="00381A95" w:rsidRPr="00381A95" w:rsidRDefault="00381A95" w:rsidP="005F1224">
            <w:pPr>
              <w:pPrChange w:id="2464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mode trunk </w:t>
            </w:r>
          </w:p>
          <w:p w14:paraId="6622DEDC" w14:textId="77777777" w:rsidR="00381A95" w:rsidRPr="00381A95" w:rsidRDefault="00381A95" w:rsidP="005F1224">
            <w:pPr>
              <w:pPrChange w:id="2465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exit</w:t>
            </w:r>
          </w:p>
          <w:p w14:paraId="62CC94AE" w14:textId="2407E6C6" w:rsidR="00381A95" w:rsidRPr="00381A95" w:rsidRDefault="00F73158">
            <w:pPr>
              <w:ind w:right="240"/>
              <w:jc w:val="center"/>
              <w:rPr>
                <w:rFonts w:ascii="宋体" w:hAnsi="宋体"/>
                <w:szCs w:val="24"/>
              </w:rPr>
              <w:pPrChange w:id="2466" w:author="D T" w:date="2019-11-17T21:53:00Z">
                <w:pPr/>
              </w:pPrChange>
            </w:pPr>
            <w:r w:rsidRPr="00381A95">
              <w:rPr>
                <w:rFonts w:ascii="宋体" w:hAnsi="宋体"/>
                <w:szCs w:val="24"/>
              </w:rPr>
              <w:object w:dxaOrig="8895" w:dyaOrig="7395" w14:anchorId="4E680A6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6.5pt;height:280pt" o:ole="">
                  <v:imagedata r:id="rId104" o:title=""/>
                </v:shape>
                <o:OLEObject Type="Embed" ProgID="PBrush" ShapeID="_x0000_i1025" DrawAspect="Content" ObjectID="_1635628699" r:id="rId105"/>
              </w:object>
            </w:r>
          </w:p>
          <w:p w14:paraId="3FA24909" w14:textId="6288BB1B" w:rsidR="002D2ACB" w:rsidRPr="00381A95" w:rsidDel="005F1224" w:rsidRDefault="002D2ACB" w:rsidP="00B96B55">
            <w:pPr>
              <w:ind w:right="240"/>
              <w:rPr>
                <w:del w:id="2467" w:author="D T" w:date="2019-11-19T00:26:00Z"/>
                <w:rFonts w:ascii="宋体" w:hAnsi="宋体" w:hint="eastAsia"/>
                <w:szCs w:val="24"/>
              </w:rPr>
            </w:pPr>
          </w:p>
          <w:p w14:paraId="217CFEE6" w14:textId="3D64E8FD" w:rsidR="002D2ACB" w:rsidRPr="005F1224" w:rsidRDefault="005F1224" w:rsidP="005F1224">
            <w:pPr>
              <w:pStyle w:val="2"/>
              <w:rPr>
                <w:ins w:id="2468" w:author="D T" w:date="2019-11-17T21:53:00Z"/>
                <w:rFonts w:hint="eastAsia"/>
                <w:rPrChange w:id="2469" w:author="D T" w:date="2019-11-19T00:26:00Z">
                  <w:rPr>
                    <w:ins w:id="2470" w:author="D T" w:date="2019-11-17T21:53:00Z"/>
                  </w:rPr>
                </w:rPrChange>
              </w:rPr>
              <w:pPrChange w:id="2471" w:author="D T" w:date="2019-11-19T00:26:00Z">
                <w:pPr>
                  <w:pStyle w:val="aa"/>
                  <w:numPr>
                    <w:numId w:val="10"/>
                  </w:numPr>
                  <w:ind w:left="420" w:firstLineChars="0" w:hanging="420"/>
                  <w:jc w:val="both"/>
                </w:pPr>
              </w:pPrChange>
            </w:pPr>
            <w:ins w:id="2472" w:author="D T" w:date="2019-11-19T00:26:00Z">
              <w:r>
                <w:rPr>
                  <w:rFonts w:hint="eastAsia"/>
                </w:rPr>
                <w:t>五、</w:t>
              </w:r>
            </w:ins>
            <w:ins w:id="2473" w:author="D T" w:date="2019-11-17T21:53:00Z">
              <w:r w:rsidR="002D2ACB" w:rsidRPr="002D2ACB">
                <w:rPr>
                  <w:rFonts w:hint="eastAsia"/>
                  <w:rPrChange w:id="2474" w:author="D T" w:date="2019-11-17T21:54:00Z">
                    <w:rPr>
                      <w:rFonts w:hint="eastAsia"/>
                    </w:rPr>
                  </w:rPrChange>
                </w:rPr>
                <w:t>在路由器上的</w:t>
              </w:r>
              <w:r w:rsidR="002D2ACB" w:rsidRPr="002D2ACB">
                <w:rPr>
                  <w:rPrChange w:id="2475" w:author="D T" w:date="2019-11-17T21:54:00Z">
                    <w:rPr/>
                  </w:rPrChange>
                </w:rPr>
                <w:t>f0/0</w:t>
              </w:r>
              <w:r w:rsidR="002D2ACB" w:rsidRPr="002D2ACB">
                <w:rPr>
                  <w:rFonts w:hint="eastAsia"/>
                  <w:rPrChange w:id="2476" w:author="D T" w:date="2019-11-17T21:54:00Z">
                    <w:rPr>
                      <w:rFonts w:hint="eastAsia"/>
                    </w:rPr>
                  </w:rPrChange>
                </w:rPr>
                <w:t>端口划分并开启子接口</w:t>
              </w:r>
              <w:r w:rsidR="002D2ACB" w:rsidRPr="002D2ACB">
                <w:rPr>
                  <w:rPrChange w:id="2477" w:author="D T" w:date="2019-11-17T21:54:00Z">
                    <w:rPr/>
                  </w:rPrChange>
                </w:rPr>
                <w:t>f0/0.1</w:t>
              </w:r>
              <w:r w:rsidR="002D2ACB" w:rsidRPr="002D2ACB">
                <w:rPr>
                  <w:rFonts w:hint="eastAsia"/>
                  <w:rPrChange w:id="2478" w:author="D T" w:date="2019-11-17T21:54:00Z">
                    <w:rPr>
                      <w:rFonts w:hint="eastAsia"/>
                    </w:rPr>
                  </w:rPrChange>
                </w:rPr>
                <w:t>、</w:t>
              </w:r>
              <w:r w:rsidR="002D2ACB" w:rsidRPr="002D2ACB">
                <w:rPr>
                  <w:rPrChange w:id="2479" w:author="D T" w:date="2019-11-17T21:54:00Z">
                    <w:rPr/>
                  </w:rPrChange>
                </w:rPr>
                <w:t>f0/0.2</w:t>
              </w:r>
              <w:r w:rsidR="002D2ACB" w:rsidRPr="002D2ACB">
                <w:rPr>
                  <w:rFonts w:hint="eastAsia"/>
                  <w:rPrChange w:id="2480" w:author="D T" w:date="2019-11-17T21:54:00Z">
                    <w:rPr>
                      <w:rFonts w:hint="eastAsia"/>
                    </w:rPr>
                  </w:rPrChange>
                </w:rPr>
                <w:t>、</w:t>
              </w:r>
              <w:r w:rsidR="002D2ACB" w:rsidRPr="002D2ACB">
                <w:rPr>
                  <w:rPrChange w:id="2481" w:author="D T" w:date="2019-11-17T21:54:00Z">
                    <w:rPr/>
                  </w:rPrChange>
                </w:rPr>
                <w:t>f0/0.4</w:t>
              </w:r>
              <w:r w:rsidR="002D2ACB" w:rsidRPr="002D2ACB">
                <w:rPr>
                  <w:rFonts w:hint="eastAsia"/>
                  <w:rPrChange w:id="2482" w:author="D T" w:date="2019-11-17T21:54:00Z">
                    <w:rPr>
                      <w:rFonts w:hint="eastAsia"/>
                    </w:rPr>
                  </w:rPrChange>
                </w:rPr>
                <w:t>，封装</w:t>
              </w:r>
              <w:r w:rsidR="002D2ACB" w:rsidRPr="002D2ACB">
                <w:rPr>
                  <w:rPrChange w:id="2483" w:author="D T" w:date="2019-11-17T21:54:00Z">
                    <w:rPr/>
                  </w:rPrChange>
                </w:rPr>
                <w:t>Dot1Q</w:t>
              </w:r>
              <w:r w:rsidR="002D2ACB" w:rsidRPr="002D2ACB">
                <w:rPr>
                  <w:rFonts w:hint="eastAsia"/>
                  <w:rPrChange w:id="2484" w:author="D T" w:date="2019-11-17T21:54:00Z">
                    <w:rPr>
                      <w:rFonts w:hint="eastAsia"/>
                    </w:rPr>
                  </w:rPrChange>
                </w:rPr>
                <w:t>协议，分别配置</w:t>
              </w:r>
              <w:r w:rsidR="002D2ACB" w:rsidRPr="002D2ACB">
                <w:rPr>
                  <w:rPrChange w:id="2485" w:author="D T" w:date="2019-11-17T21:54:00Z">
                    <w:rPr/>
                  </w:rPrChange>
                </w:rPr>
                <w:t>IP</w:t>
              </w:r>
              <w:r w:rsidR="002D2ACB" w:rsidRPr="002D2ACB">
                <w:rPr>
                  <w:rFonts w:hint="eastAsia"/>
                  <w:rPrChange w:id="2486" w:author="D T" w:date="2019-11-17T21:54:00Z">
                    <w:rPr>
                      <w:rFonts w:hint="eastAsia"/>
                    </w:rPr>
                  </w:rPrChange>
                </w:rPr>
                <w:t>地址和子网掩码为</w:t>
              </w:r>
              <w:r w:rsidR="002D2ACB" w:rsidRPr="002D2ACB">
                <w:rPr>
                  <w:rPrChange w:id="2487" w:author="D T" w:date="2019-11-17T21:54:00Z">
                    <w:rPr/>
                  </w:rPrChange>
                </w:rPr>
                <w:t>192.168.10.1 255.255.255.0</w:t>
              </w:r>
              <w:r w:rsidR="002D2ACB" w:rsidRPr="002D2ACB">
                <w:rPr>
                  <w:rFonts w:hint="eastAsia"/>
                  <w:rPrChange w:id="2488" w:author="D T" w:date="2019-11-17T21:54:00Z">
                    <w:rPr>
                      <w:rFonts w:hint="eastAsia"/>
                    </w:rPr>
                  </w:rPrChange>
                </w:rPr>
                <w:t>、</w:t>
              </w:r>
              <w:r w:rsidR="002D2ACB" w:rsidRPr="002D2ACB">
                <w:rPr>
                  <w:rPrChange w:id="2489" w:author="D T" w:date="2019-11-17T21:54:00Z">
                    <w:rPr/>
                  </w:rPrChange>
                </w:rPr>
                <w:t>192.168.20.1 255.255.255.0</w:t>
              </w:r>
              <w:r w:rsidR="002D2ACB" w:rsidRPr="002D2ACB">
                <w:rPr>
                  <w:rFonts w:hint="eastAsia"/>
                  <w:rPrChange w:id="2490" w:author="D T" w:date="2019-11-17T21:54:00Z">
                    <w:rPr>
                      <w:rFonts w:hint="eastAsia"/>
                    </w:rPr>
                  </w:rPrChange>
                </w:rPr>
                <w:t>、</w:t>
              </w:r>
              <w:r w:rsidR="002D2ACB" w:rsidRPr="002D2ACB">
                <w:rPr>
                  <w:rPrChange w:id="2491" w:author="D T" w:date="2019-11-17T21:54:00Z">
                    <w:rPr/>
                  </w:rPrChange>
                </w:rPr>
                <w:t>192.168.1.1 255.255.255.0</w:t>
              </w:r>
            </w:ins>
          </w:p>
          <w:p w14:paraId="4C7235C6" w14:textId="6612AFFA" w:rsidR="00381A95" w:rsidRPr="00381A95" w:rsidDel="002D2ACB" w:rsidRDefault="00381A95" w:rsidP="005F1224">
            <w:pPr>
              <w:rPr>
                <w:del w:id="2492" w:author="D T" w:date="2019-11-17T21:53:00Z"/>
              </w:rPr>
              <w:pPrChange w:id="2493" w:author="D T" w:date="2019-11-19T00:27:00Z">
                <w:pPr>
                  <w:pStyle w:val="aa"/>
                  <w:numPr>
                    <w:numId w:val="11"/>
                  </w:numPr>
                  <w:ind w:left="720" w:right="240" w:firstLineChars="0" w:hanging="480"/>
                </w:pPr>
              </w:pPrChange>
            </w:pPr>
            <w:del w:id="2494" w:author="D T" w:date="2019-11-17T21:53:00Z">
              <w:r w:rsidRPr="00381A95" w:rsidDel="002D2ACB">
                <w:rPr>
                  <w:rFonts w:hint="eastAsia"/>
                </w:rPr>
                <w:delText>在路由器上划分子接口，封装</w:delText>
              </w:r>
              <w:r w:rsidRPr="00381A95" w:rsidDel="002D2ACB">
                <w:rPr>
                  <w:rFonts w:hint="eastAsia"/>
                </w:rPr>
                <w:delText>Dot1Q</w:delText>
              </w:r>
              <w:r w:rsidRPr="00381A95" w:rsidDel="002D2ACB">
                <w:rPr>
                  <w:rFonts w:hint="eastAsia"/>
                </w:rPr>
                <w:delText>协议，配置</w:delText>
              </w:r>
              <w:r w:rsidRPr="00381A95" w:rsidDel="002D2ACB">
                <w:rPr>
                  <w:rFonts w:hint="eastAsia"/>
                </w:rPr>
                <w:delText>IP</w:delText>
              </w:r>
              <w:r w:rsidRPr="00381A95" w:rsidDel="002D2ACB">
                <w:rPr>
                  <w:rFonts w:hint="eastAsia"/>
                </w:rPr>
                <w:delText>地址</w:delText>
              </w:r>
            </w:del>
          </w:p>
          <w:p w14:paraId="5485D8AD" w14:textId="77777777" w:rsidR="00381A95" w:rsidRPr="00381A95" w:rsidRDefault="00381A95" w:rsidP="005F1224">
            <w:pPr>
              <w:pPrChange w:id="2495" w:author="D T" w:date="2019-11-19T00:27:00Z">
                <w:pPr>
                  <w:ind w:right="240"/>
                </w:pPr>
              </w:pPrChange>
            </w:pPr>
            <w:r w:rsidRPr="00381A95">
              <w:t>Router(config)#int f0/0</w:t>
            </w:r>
          </w:p>
          <w:p w14:paraId="2DD64655" w14:textId="77777777" w:rsidR="00381A95" w:rsidRPr="00381A95" w:rsidRDefault="00381A95" w:rsidP="005F1224">
            <w:pPr>
              <w:pPrChange w:id="2496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no </w:t>
            </w:r>
            <w:proofErr w:type="spellStart"/>
            <w:r w:rsidRPr="00381A95">
              <w:t>ip</w:t>
            </w:r>
            <w:proofErr w:type="spellEnd"/>
            <w:r w:rsidRPr="00381A95">
              <w:t xml:space="preserve"> address </w:t>
            </w:r>
          </w:p>
          <w:p w14:paraId="1054EA6C" w14:textId="77777777" w:rsidR="00381A95" w:rsidRPr="00381A95" w:rsidRDefault="00381A95" w:rsidP="005F1224">
            <w:pPr>
              <w:pPrChange w:id="2497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no shutdown </w:t>
            </w:r>
          </w:p>
          <w:p w14:paraId="24B1E5E9" w14:textId="77777777" w:rsidR="00381A95" w:rsidRPr="00381A95" w:rsidRDefault="00381A95" w:rsidP="005F1224">
            <w:pPr>
              <w:pPrChange w:id="2498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if)#</w:t>
            </w:r>
            <w:proofErr w:type="gramEnd"/>
          </w:p>
          <w:p w14:paraId="57CDE9B8" w14:textId="53680A7F" w:rsidR="00381A95" w:rsidRPr="00381A95" w:rsidRDefault="00381A95" w:rsidP="005F1224">
            <w:pPr>
              <w:pPrChange w:id="2499" w:author="D T" w:date="2019-11-19T00:27:00Z">
                <w:pPr>
                  <w:ind w:right="240"/>
                </w:pPr>
              </w:pPrChange>
            </w:pPr>
            <w:r w:rsidRPr="00381A95">
              <w:t>%LINK-5-CHANGED: Interface FastEthernet0/0</w:t>
            </w:r>
            <w:del w:id="2500" w:author="D T" w:date="2019-11-17T20:31:00Z">
              <w:r w:rsidRPr="00381A95" w:rsidDel="004F343A">
                <w:delText>,</w:delText>
              </w:r>
            </w:del>
            <w:ins w:id="2501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118C1C07" w14:textId="59677DE8" w:rsidR="00381A95" w:rsidRPr="00381A95" w:rsidRDefault="00381A95" w:rsidP="005F1224">
            <w:pPr>
              <w:pPrChange w:id="2502" w:author="D T" w:date="2019-11-19T00:27:00Z">
                <w:pPr>
                  <w:ind w:right="240"/>
                </w:pPr>
              </w:pPrChange>
            </w:pPr>
            <w:r w:rsidRPr="00381A95">
              <w:t>%LINEPROTO-5-UPDOWN: Line protocol on Interface FastEthernet0/0</w:t>
            </w:r>
            <w:del w:id="2503" w:author="D T" w:date="2019-11-17T20:31:00Z">
              <w:r w:rsidRPr="00381A95" w:rsidDel="004F343A">
                <w:delText>,</w:delText>
              </w:r>
            </w:del>
            <w:ins w:id="2504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471BE666" w14:textId="77777777" w:rsidR="00381A95" w:rsidRPr="00381A95" w:rsidRDefault="00381A95" w:rsidP="005F1224">
            <w:pPr>
              <w:pPrChange w:id="2505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if)#</w:t>
            </w:r>
            <w:proofErr w:type="gramEnd"/>
            <w:r w:rsidRPr="00381A95">
              <w:t>exit</w:t>
            </w:r>
          </w:p>
          <w:p w14:paraId="1462B731" w14:textId="77777777" w:rsidR="00381A95" w:rsidRPr="00381A95" w:rsidRDefault="00381A95" w:rsidP="005F1224">
            <w:pPr>
              <w:pPrChange w:id="2506" w:author="D T" w:date="2019-11-19T00:27:00Z">
                <w:pPr>
                  <w:ind w:right="240"/>
                </w:pPr>
              </w:pPrChange>
            </w:pPr>
            <w:r w:rsidRPr="00381A95">
              <w:t>Router(config)#int f0/0.1</w:t>
            </w:r>
          </w:p>
          <w:p w14:paraId="2A1A8800" w14:textId="77777777" w:rsidR="00381A95" w:rsidRPr="00381A95" w:rsidRDefault="00381A95" w:rsidP="005F1224">
            <w:pPr>
              <w:pPrChange w:id="2507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gramEnd"/>
          </w:p>
          <w:p w14:paraId="56E0407D" w14:textId="725609F7" w:rsidR="00381A95" w:rsidRPr="00381A95" w:rsidRDefault="00381A95" w:rsidP="005F1224">
            <w:pPr>
              <w:pPrChange w:id="2508" w:author="D T" w:date="2019-11-19T00:27:00Z">
                <w:pPr>
                  <w:ind w:right="240"/>
                </w:pPr>
              </w:pPrChange>
            </w:pPr>
            <w:r w:rsidRPr="00381A95">
              <w:t>%LINK-5-CHANGED: Interface FastEthernet0/0.1</w:t>
            </w:r>
            <w:del w:id="2509" w:author="D T" w:date="2019-11-17T20:31:00Z">
              <w:r w:rsidRPr="00381A95" w:rsidDel="004F343A">
                <w:delText>,</w:delText>
              </w:r>
            </w:del>
            <w:ins w:id="2510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7416E91A" w14:textId="69C93D04" w:rsidR="00381A95" w:rsidRPr="00381A95" w:rsidRDefault="00381A95" w:rsidP="005F1224">
            <w:pPr>
              <w:pPrChange w:id="2511" w:author="D T" w:date="2019-11-19T00:27:00Z">
                <w:pPr>
                  <w:ind w:right="240"/>
                </w:pPr>
              </w:pPrChange>
            </w:pPr>
            <w:r w:rsidRPr="00381A95">
              <w:t>%LINEPROTO-5-UPDOWN: Line protocol on Interface FastEthernet0/0.1</w:t>
            </w:r>
            <w:del w:id="2512" w:author="D T" w:date="2019-11-17T20:31:00Z">
              <w:r w:rsidRPr="00381A95" w:rsidDel="004F343A">
                <w:delText>,</w:delText>
              </w:r>
            </w:del>
            <w:ins w:id="2513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2DF987A7" w14:textId="77777777" w:rsidR="00381A95" w:rsidRPr="00381A95" w:rsidRDefault="00381A95" w:rsidP="005F1224">
            <w:pPr>
              <w:pPrChange w:id="2514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gramEnd"/>
            <w:r w:rsidRPr="00381A95">
              <w:t>encapsulation dot1Q 10</w:t>
            </w:r>
          </w:p>
          <w:p w14:paraId="58D5D939" w14:textId="77777777" w:rsidR="00381A95" w:rsidRPr="00381A95" w:rsidRDefault="00381A95" w:rsidP="005F1224">
            <w:pPr>
              <w:pPrChange w:id="2515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spellStart"/>
            <w:proofErr w:type="gramEnd"/>
            <w:r w:rsidRPr="00381A95">
              <w:t>ip</w:t>
            </w:r>
            <w:proofErr w:type="spellEnd"/>
            <w:r w:rsidRPr="00381A95">
              <w:t xml:space="preserve"> address 192.168.10.1 255.255.255.0</w:t>
            </w:r>
          </w:p>
          <w:p w14:paraId="1EFB4B75" w14:textId="77777777" w:rsidR="00381A95" w:rsidRPr="00381A95" w:rsidRDefault="00381A95" w:rsidP="005F1224">
            <w:pPr>
              <w:pPrChange w:id="2516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gramEnd"/>
            <w:r w:rsidRPr="00381A95">
              <w:t>int f0/0.2</w:t>
            </w:r>
          </w:p>
          <w:p w14:paraId="298A82A0" w14:textId="77777777" w:rsidR="00381A95" w:rsidRPr="00381A95" w:rsidRDefault="00381A95" w:rsidP="005F1224">
            <w:pPr>
              <w:pPrChange w:id="2517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gramEnd"/>
          </w:p>
          <w:p w14:paraId="41C1F3AA" w14:textId="6836BF0F" w:rsidR="00381A95" w:rsidRPr="00381A95" w:rsidRDefault="00381A95" w:rsidP="005F1224">
            <w:pPr>
              <w:pPrChange w:id="2518" w:author="D T" w:date="2019-11-19T00:27:00Z">
                <w:pPr>
                  <w:ind w:right="240"/>
                </w:pPr>
              </w:pPrChange>
            </w:pPr>
            <w:r w:rsidRPr="00381A95">
              <w:t>%LINK-5-CHANGED: Interface FastEthernet0/0.2</w:t>
            </w:r>
            <w:del w:id="2519" w:author="D T" w:date="2019-11-17T20:31:00Z">
              <w:r w:rsidRPr="00381A95" w:rsidDel="004F343A">
                <w:delText>,</w:delText>
              </w:r>
            </w:del>
            <w:ins w:id="2520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48AD9BCC" w14:textId="174C7EEA" w:rsidR="00381A95" w:rsidRPr="00381A95" w:rsidRDefault="00381A95" w:rsidP="005F1224">
            <w:pPr>
              <w:pPrChange w:id="2521" w:author="D T" w:date="2019-11-19T00:27:00Z">
                <w:pPr>
                  <w:ind w:right="240"/>
                </w:pPr>
              </w:pPrChange>
            </w:pPr>
            <w:r w:rsidRPr="00381A95">
              <w:t>%LINEPROTO-5-UPDOWN: Line protocol on Interface FastEthernet0/0.2</w:t>
            </w:r>
            <w:del w:id="2522" w:author="D T" w:date="2019-11-17T20:31:00Z">
              <w:r w:rsidRPr="00381A95" w:rsidDel="004F343A">
                <w:delText>,</w:delText>
              </w:r>
            </w:del>
            <w:ins w:id="2523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473EAF2F" w14:textId="77777777" w:rsidR="00381A95" w:rsidRPr="00381A95" w:rsidRDefault="00381A95" w:rsidP="005F1224">
            <w:pPr>
              <w:pPrChange w:id="2524" w:author="D T" w:date="2019-11-19T00:27:00Z">
                <w:pPr>
                  <w:ind w:right="240"/>
                </w:pPr>
              </w:pPrChange>
            </w:pPr>
            <w:r w:rsidRPr="00381A95">
              <w:lastRenderedPageBreak/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gramEnd"/>
            <w:r w:rsidRPr="00381A95">
              <w:t>encapsulation dot1Q 20</w:t>
            </w:r>
          </w:p>
          <w:p w14:paraId="4AD38241" w14:textId="77777777" w:rsidR="00381A95" w:rsidRPr="00381A95" w:rsidRDefault="00381A95" w:rsidP="005F1224">
            <w:pPr>
              <w:pPrChange w:id="2525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spellStart"/>
            <w:proofErr w:type="gramEnd"/>
            <w:r w:rsidRPr="00381A95">
              <w:t>ip</w:t>
            </w:r>
            <w:proofErr w:type="spellEnd"/>
            <w:r w:rsidRPr="00381A95">
              <w:t xml:space="preserve"> address 192.168.20.1 255.255.255.0</w:t>
            </w:r>
          </w:p>
          <w:p w14:paraId="2F38CBD6" w14:textId="77777777" w:rsidR="00381A95" w:rsidRPr="00381A95" w:rsidRDefault="00381A95" w:rsidP="005F1224">
            <w:pPr>
              <w:pPrChange w:id="2526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gramEnd"/>
            <w:r w:rsidRPr="00381A95">
              <w:t>int f0/0.4</w:t>
            </w:r>
          </w:p>
          <w:p w14:paraId="30F08A83" w14:textId="77777777" w:rsidR="00381A95" w:rsidRPr="00381A95" w:rsidRDefault="00381A95" w:rsidP="005F1224">
            <w:pPr>
              <w:pPrChange w:id="2527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gramEnd"/>
          </w:p>
          <w:p w14:paraId="16FE9F28" w14:textId="6CAD9007" w:rsidR="00381A95" w:rsidRPr="00381A95" w:rsidRDefault="00381A95" w:rsidP="005F1224">
            <w:pPr>
              <w:pPrChange w:id="2528" w:author="D T" w:date="2019-11-19T00:27:00Z">
                <w:pPr>
                  <w:ind w:right="240"/>
                </w:pPr>
              </w:pPrChange>
            </w:pPr>
            <w:r w:rsidRPr="00381A95">
              <w:t>%LINK-5-CHANGED: Interface FastEthernet0/0.4</w:t>
            </w:r>
            <w:del w:id="2529" w:author="D T" w:date="2019-11-17T20:31:00Z">
              <w:r w:rsidRPr="00381A95" w:rsidDel="004F343A">
                <w:delText>,</w:delText>
              </w:r>
            </w:del>
            <w:ins w:id="2530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412C73A9" w14:textId="597B3F26" w:rsidR="00381A95" w:rsidRPr="00381A95" w:rsidRDefault="00381A95" w:rsidP="005F1224">
            <w:pPr>
              <w:pPrChange w:id="2531" w:author="D T" w:date="2019-11-19T00:27:00Z">
                <w:pPr>
                  <w:ind w:right="240"/>
                </w:pPr>
              </w:pPrChange>
            </w:pPr>
            <w:r w:rsidRPr="00381A95">
              <w:t>%LINEPROTO-5-UPDOWN: Line protocol on Interface FastEthernet0/0.4</w:t>
            </w:r>
            <w:del w:id="2532" w:author="D T" w:date="2019-11-17T20:31:00Z">
              <w:r w:rsidRPr="00381A95" w:rsidDel="004F343A">
                <w:delText>,</w:delText>
              </w:r>
            </w:del>
            <w:ins w:id="2533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615DE1B9" w14:textId="77777777" w:rsidR="00381A95" w:rsidRPr="00381A95" w:rsidRDefault="00381A95" w:rsidP="005F1224">
            <w:pPr>
              <w:pPrChange w:id="2534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gramEnd"/>
            <w:r w:rsidRPr="00381A95">
              <w:t>encapsulation dot1Q 1</w:t>
            </w:r>
          </w:p>
          <w:p w14:paraId="69A97369" w14:textId="77777777" w:rsidR="00381A95" w:rsidRPr="00381A95" w:rsidRDefault="00381A95" w:rsidP="005F1224">
            <w:pPr>
              <w:pPrChange w:id="2535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spellStart"/>
            <w:proofErr w:type="gramEnd"/>
            <w:r w:rsidRPr="00381A95">
              <w:t>ip</w:t>
            </w:r>
            <w:proofErr w:type="spellEnd"/>
            <w:r w:rsidRPr="00381A95">
              <w:t xml:space="preserve"> address 192.168.1.1 255.255.255.0</w:t>
            </w:r>
          </w:p>
          <w:p w14:paraId="24BD70FE" w14:textId="77777777" w:rsidR="00381A95" w:rsidRPr="00381A95" w:rsidRDefault="00381A95" w:rsidP="005F1224">
            <w:pPr>
              <w:pPrChange w:id="2536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spellStart"/>
            <w:proofErr w:type="gramStart"/>
            <w:r w:rsidRPr="00381A95">
              <w:t>subif</w:t>
            </w:r>
            <w:proofErr w:type="spellEnd"/>
            <w:r w:rsidRPr="00381A95">
              <w:t>)#</w:t>
            </w:r>
            <w:proofErr w:type="gramEnd"/>
            <w:r w:rsidRPr="00381A95">
              <w:t>end</w:t>
            </w:r>
          </w:p>
          <w:p w14:paraId="12A47EB1" w14:textId="77777777" w:rsidR="00381A95" w:rsidRPr="00381A95" w:rsidRDefault="00381A95" w:rsidP="005F1224">
            <w:pPr>
              <w:pPrChange w:id="2537" w:author="D T" w:date="2019-11-19T00:27:00Z">
                <w:pPr>
                  <w:ind w:right="240"/>
                </w:pPr>
              </w:pPrChange>
            </w:pPr>
            <w:r w:rsidRPr="00381A95">
              <w:t>Router#</w:t>
            </w:r>
          </w:p>
          <w:p w14:paraId="4B9D0B8A" w14:textId="77777777" w:rsidR="00381A95" w:rsidRPr="00381A95" w:rsidRDefault="00381A95" w:rsidP="005F1224">
            <w:pPr>
              <w:pPrChange w:id="2538" w:author="D T" w:date="2019-11-19T00:27:00Z">
                <w:pPr>
                  <w:ind w:right="240"/>
                </w:pPr>
              </w:pPrChange>
            </w:pPr>
            <w:r w:rsidRPr="00381A95">
              <w:t>%SYS-5-CONFIG_I: Configured from console by console</w:t>
            </w:r>
          </w:p>
          <w:p w14:paraId="62D092A9" w14:textId="77777777" w:rsidR="00381A95" w:rsidRPr="00381A95" w:rsidRDefault="00381A95" w:rsidP="005F1224">
            <w:pPr>
              <w:pPrChange w:id="2539" w:author="D T" w:date="2019-11-19T00:27:00Z">
                <w:pPr>
                  <w:ind w:right="240"/>
                </w:pPr>
              </w:pPrChange>
            </w:pPr>
            <w:proofErr w:type="spellStart"/>
            <w:r w:rsidRPr="00381A95">
              <w:t>Router#write</w:t>
            </w:r>
            <w:proofErr w:type="spellEnd"/>
          </w:p>
          <w:p w14:paraId="76973BF3" w14:textId="77777777" w:rsidR="00381A95" w:rsidRPr="00381A95" w:rsidRDefault="00381A95" w:rsidP="005F1224">
            <w:pPr>
              <w:pPrChange w:id="2540" w:author="D T" w:date="2019-11-19T00:27:00Z">
                <w:pPr>
                  <w:ind w:right="240"/>
                </w:pPr>
              </w:pPrChange>
            </w:pPr>
            <w:r w:rsidRPr="00381A95">
              <w:t>Building configuration...</w:t>
            </w:r>
          </w:p>
          <w:p w14:paraId="22E3E253" w14:textId="77777777" w:rsidR="00381A95" w:rsidRPr="00381A95" w:rsidRDefault="00381A95" w:rsidP="005F1224">
            <w:pPr>
              <w:pPrChange w:id="2541" w:author="D T" w:date="2019-11-19T00:27:00Z">
                <w:pPr>
                  <w:ind w:right="240"/>
                </w:pPr>
              </w:pPrChange>
            </w:pPr>
            <w:r w:rsidRPr="00381A95">
              <w:t>[OK]</w:t>
            </w:r>
          </w:p>
          <w:p w14:paraId="1B6E462C" w14:textId="116FA3BE" w:rsidR="00381A95" w:rsidRPr="00381A95" w:rsidRDefault="002D2ACB">
            <w:pPr>
              <w:ind w:right="240"/>
              <w:jc w:val="center"/>
              <w:rPr>
                <w:rFonts w:ascii="宋体" w:hAnsi="宋体"/>
                <w:szCs w:val="24"/>
              </w:rPr>
              <w:pPrChange w:id="2542" w:author="D T" w:date="2019-11-17T21:54:00Z">
                <w:pPr/>
              </w:pPrChange>
            </w:pPr>
            <w:r w:rsidRPr="00381A95">
              <w:rPr>
                <w:rFonts w:ascii="宋体" w:hAnsi="宋体"/>
                <w:szCs w:val="24"/>
              </w:rPr>
              <w:object w:dxaOrig="12225" w:dyaOrig="2835" w14:anchorId="08640E1A">
                <v:shape id="_x0000_i1026" type="#_x0000_t75" style="width:346pt;height:80pt" o:ole="">
                  <v:imagedata r:id="rId106" o:title=""/>
                </v:shape>
                <o:OLEObject Type="Embed" ProgID="PBrush" ShapeID="_x0000_i1026" DrawAspect="Content" ObjectID="_1635628700" r:id="rId107"/>
              </w:object>
            </w:r>
          </w:p>
          <w:p w14:paraId="7086CC6A" w14:textId="2D3CDFD4" w:rsidR="00381A95" w:rsidRPr="00381A95" w:rsidRDefault="005F1224" w:rsidP="005F1224">
            <w:pPr>
              <w:pStyle w:val="2"/>
              <w:pPrChange w:id="2543" w:author="D T" w:date="2019-11-19T00:27:00Z">
                <w:pPr>
                  <w:pStyle w:val="aa"/>
                  <w:numPr>
                    <w:numId w:val="11"/>
                  </w:numPr>
                  <w:ind w:left="720" w:right="240" w:firstLineChars="0" w:hanging="480"/>
                </w:pPr>
              </w:pPrChange>
            </w:pPr>
            <w:ins w:id="2544" w:author="D T" w:date="2019-11-19T00:27:00Z">
              <w:r>
                <w:rPr>
                  <w:rFonts w:hint="eastAsia"/>
                </w:rPr>
                <w:t>六、</w:t>
              </w:r>
            </w:ins>
            <w:r w:rsidR="00381A95" w:rsidRPr="00381A95">
              <w:rPr>
                <w:rFonts w:hint="eastAsia"/>
              </w:rPr>
              <w:t>验证测试</w:t>
            </w:r>
          </w:p>
          <w:p w14:paraId="7E5CF4D1" w14:textId="77777777" w:rsidR="00381A95" w:rsidRPr="00381A95" w:rsidRDefault="00381A95" w:rsidP="005F1224">
            <w:pPr>
              <w:pPrChange w:id="2545" w:author="D T" w:date="2019-11-19T00:27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按照拓扑配置</w:t>
            </w:r>
            <w:r w:rsidRPr="00381A95">
              <w:rPr>
                <w:rFonts w:hint="eastAsia"/>
              </w:rPr>
              <w:t>PC</w:t>
            </w:r>
            <w:r w:rsidRPr="00381A95">
              <w:rPr>
                <w:rFonts w:hint="eastAsia"/>
              </w:rPr>
              <w:t>并且连线，从</w:t>
            </w:r>
            <w:r w:rsidRPr="00381A95">
              <w:rPr>
                <w:rFonts w:hint="eastAsia"/>
              </w:rPr>
              <w:t>VLAN10</w:t>
            </w:r>
            <w:r w:rsidRPr="00381A95">
              <w:rPr>
                <w:rFonts w:hint="eastAsia"/>
              </w:rPr>
              <w:t>中的</w:t>
            </w:r>
            <w:r w:rsidRPr="00381A95">
              <w:rPr>
                <w:rFonts w:hint="eastAsia"/>
              </w:rPr>
              <w:t xml:space="preserve">PC0 ping VLAN20 </w:t>
            </w:r>
            <w:r w:rsidRPr="00381A95">
              <w:rPr>
                <w:rFonts w:hint="eastAsia"/>
              </w:rPr>
              <w:t>中的</w:t>
            </w:r>
            <w:r w:rsidRPr="00381A95">
              <w:rPr>
                <w:rFonts w:hint="eastAsia"/>
              </w:rPr>
              <w:t>PC2</w:t>
            </w:r>
            <w:r w:rsidRPr="00381A95">
              <w:rPr>
                <w:rFonts w:hint="eastAsia"/>
              </w:rPr>
              <w:t>，结果如下：</w:t>
            </w:r>
          </w:p>
          <w:p w14:paraId="4F28EEEF" w14:textId="77777777" w:rsidR="00381A95" w:rsidRPr="00381A95" w:rsidRDefault="00381A95">
            <w:pPr>
              <w:pStyle w:val="aa"/>
              <w:ind w:left="240" w:right="240" w:firstLineChars="0" w:firstLine="0"/>
              <w:jc w:val="center"/>
              <w:rPr>
                <w:rFonts w:ascii="宋体" w:hAnsi="宋体"/>
                <w:szCs w:val="24"/>
              </w:rPr>
              <w:pPrChange w:id="2546" w:author="D T" w:date="2019-11-17T21:54:00Z">
                <w:pPr>
                  <w:pStyle w:val="aa"/>
                  <w:ind w:left="420" w:firstLineChars="0" w:firstLine="0"/>
                </w:pPr>
              </w:pPrChange>
            </w:pPr>
            <w:r w:rsidRPr="00381A95">
              <w:rPr>
                <w:rFonts w:ascii="宋体" w:hAnsi="宋体" w:hint="eastAsia"/>
                <w:noProof/>
                <w:szCs w:val="24"/>
              </w:rPr>
              <w:lastRenderedPageBreak/>
              <w:drawing>
                <wp:inline distT="0" distB="0" distL="0" distR="0" wp14:anchorId="4D9EE05E" wp14:editId="206883D8">
                  <wp:extent cx="4203700" cy="1748522"/>
                  <wp:effectExtent l="0" t="0" r="6350" b="444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709" cy="1755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632E26" w14:textId="77777777" w:rsidR="00381A95" w:rsidRPr="002D2ACB" w:rsidRDefault="00381A95" w:rsidP="005F1224">
            <w:pPr>
              <w:rPr>
                <w:rPrChange w:id="2547" w:author="D T" w:date="2019-11-17T21:55:00Z">
                  <w:rPr/>
                </w:rPrChange>
              </w:rPr>
              <w:pPrChange w:id="2548" w:author="D T" w:date="2019-11-19T00:27:00Z">
                <w:pPr>
                  <w:pStyle w:val="aa"/>
                  <w:ind w:left="420" w:firstLineChars="0" w:firstLine="0"/>
                </w:pPr>
              </w:pPrChange>
            </w:pPr>
            <w:r w:rsidRPr="002D2ACB">
              <w:rPr>
                <w:rFonts w:hint="eastAsia"/>
                <w:rPrChange w:id="2549" w:author="D T" w:date="2019-11-17T21:55:00Z">
                  <w:rPr>
                    <w:rFonts w:hint="eastAsia"/>
                  </w:rPr>
                </w:rPrChange>
              </w:rPr>
              <w:t>从测试结果可以看到，通过交换机的</w:t>
            </w:r>
            <w:r w:rsidRPr="002D2ACB">
              <w:rPr>
                <w:rPrChange w:id="2550" w:author="D T" w:date="2019-11-17T21:55:00Z">
                  <w:rPr/>
                </w:rPrChange>
              </w:rPr>
              <w:t>VLAN</w:t>
            </w:r>
            <w:r w:rsidRPr="002D2ACB">
              <w:rPr>
                <w:rFonts w:hint="eastAsia"/>
                <w:rPrChange w:id="2551" w:author="D T" w:date="2019-11-17T21:55:00Z">
                  <w:rPr>
                    <w:rFonts w:hint="eastAsia"/>
                  </w:rPr>
                </w:rPrChange>
              </w:rPr>
              <w:t>划分和单臂路由器的子接口配置，不同</w:t>
            </w:r>
            <w:r w:rsidRPr="002D2ACB">
              <w:rPr>
                <w:rPrChange w:id="2552" w:author="D T" w:date="2019-11-17T21:55:00Z">
                  <w:rPr/>
                </w:rPrChange>
              </w:rPr>
              <w:t>VLAN</w:t>
            </w:r>
            <w:r w:rsidRPr="002D2ACB">
              <w:rPr>
                <w:rFonts w:hint="eastAsia"/>
                <w:rPrChange w:id="2553" w:author="D T" w:date="2019-11-17T21:55:00Z">
                  <w:rPr>
                    <w:rFonts w:hint="eastAsia"/>
                  </w:rPr>
                </w:rPrChange>
              </w:rPr>
              <w:t>的主机可以互相通信。</w:t>
            </w:r>
          </w:p>
        </w:tc>
      </w:tr>
      <w:tr w:rsidR="00381A95" w:rsidRPr="0033519A" w14:paraId="14C2F72C" w14:textId="77777777" w:rsidTr="00381A95">
        <w:trPr>
          <w:trHeight w:val="2726"/>
        </w:trPr>
        <w:tc>
          <w:tcPr>
            <w:tcW w:w="8296" w:type="dxa"/>
            <w:shd w:val="clear" w:color="auto" w:fill="auto"/>
          </w:tcPr>
          <w:p w14:paraId="7D1F28D1" w14:textId="1363A215" w:rsidR="00381A95" w:rsidRDefault="00381A95" w:rsidP="00B96B55">
            <w:pPr>
              <w:ind w:right="240"/>
              <w:rPr>
                <w:ins w:id="2554" w:author="D T" w:date="2019-11-19T00:27:00Z"/>
                <w:rFonts w:ascii="宋体" w:hAnsi="宋体"/>
                <w:szCs w:val="24"/>
              </w:rPr>
            </w:pPr>
            <w:r w:rsidRPr="00381A95">
              <w:rPr>
                <w:rFonts w:ascii="宋体" w:hAnsi="宋体" w:hint="eastAsia"/>
                <w:szCs w:val="24"/>
              </w:rPr>
              <w:lastRenderedPageBreak/>
              <w:t>实验总结：（遇到问题、解决办法、收获和体会，可另附页）</w:t>
            </w:r>
          </w:p>
          <w:p w14:paraId="704DBFD7" w14:textId="77777777" w:rsidR="005F1224" w:rsidRPr="00381A95" w:rsidRDefault="005F1224" w:rsidP="00B96B55">
            <w:pPr>
              <w:ind w:right="240"/>
              <w:rPr>
                <w:rFonts w:ascii="宋体" w:hAnsi="宋体" w:hint="eastAsia"/>
                <w:szCs w:val="24"/>
              </w:rPr>
            </w:pPr>
          </w:p>
          <w:p w14:paraId="530ABCBE" w14:textId="77777777" w:rsidR="002D2ACB" w:rsidRDefault="002D2ACB" w:rsidP="005F1224">
            <w:pPr>
              <w:rPr>
                <w:ins w:id="2555" w:author="D T" w:date="2019-11-17T21:55:00Z"/>
              </w:rPr>
              <w:pPrChange w:id="2556" w:author="D T" w:date="2019-11-19T00:27:00Z">
                <w:pPr>
                  <w:ind w:right="240" w:firstLineChars="200" w:firstLine="440"/>
                </w:pPr>
              </w:pPrChange>
            </w:pPr>
            <w:ins w:id="2557" w:author="D T" w:date="2019-11-17T21:55:00Z">
              <w:r w:rsidRPr="0057603A">
                <w:rPr>
                  <w:rFonts w:hint="eastAsia"/>
                </w:rPr>
                <w:t>通过一台路由器，使</w:t>
              </w:r>
              <w:r>
                <w:rPr>
                  <w:rFonts w:hint="eastAsia"/>
                </w:rPr>
                <w:t>VLAN</w:t>
              </w:r>
              <w:r w:rsidRPr="0057603A">
                <w:t>间互通数据通过路由器进行三层转发。在路由器的一个物理接口上通过配置子接口（即逻辑接口）的方式来实现以一当多的功能。路由器同一物理接口的不同子接口作为不同的</w:t>
              </w:r>
              <w:r w:rsidRPr="0057603A">
                <w:t>VLAN</w:t>
              </w:r>
              <w:r w:rsidRPr="0057603A">
                <w:t>默认网关，当不同</w:t>
              </w:r>
              <w:r w:rsidRPr="0057603A">
                <w:t>VLAN</w:t>
              </w:r>
              <w:r w:rsidRPr="0057603A">
                <w:t>间的用户主机需要通信时，只需将数据包发送给网关，网关处理后再发送</w:t>
              </w:r>
              <w:proofErr w:type="gramStart"/>
              <w:r w:rsidRPr="0057603A">
                <w:t>至目的</w:t>
              </w:r>
              <w:proofErr w:type="gramEnd"/>
              <w:r w:rsidRPr="0057603A">
                <w:t>主机所在的</w:t>
              </w:r>
              <w:r w:rsidRPr="0057603A">
                <w:t>VLAN</w:t>
              </w:r>
              <w:r w:rsidRPr="0057603A">
                <w:t>，从而实现</w:t>
              </w:r>
              <w:r w:rsidRPr="0057603A">
                <w:t>VLAN</w:t>
              </w:r>
              <w:r w:rsidRPr="0057603A">
                <w:t>间的通信。</w:t>
              </w:r>
            </w:ins>
          </w:p>
          <w:p w14:paraId="5DF79592" w14:textId="77777777" w:rsidR="002D2ACB" w:rsidRPr="0057603A" w:rsidRDefault="002D2ACB" w:rsidP="002D2ACB">
            <w:pPr>
              <w:ind w:right="240" w:firstLineChars="200" w:firstLine="440"/>
              <w:rPr>
                <w:ins w:id="2558" w:author="D T" w:date="2019-11-17T21:55:00Z"/>
                <w:rFonts w:ascii="宋体" w:hAnsi="宋体"/>
                <w:sz w:val="22"/>
                <w:szCs w:val="24"/>
              </w:rPr>
            </w:pPr>
          </w:p>
          <w:p w14:paraId="7E31E5FD" w14:textId="77777777" w:rsidR="002D2ACB" w:rsidRPr="0057603A" w:rsidRDefault="002D2ACB" w:rsidP="005F1224">
            <w:pPr>
              <w:rPr>
                <w:ins w:id="2559" w:author="D T" w:date="2019-11-17T21:55:00Z"/>
              </w:rPr>
              <w:pPrChange w:id="2560" w:author="D T" w:date="2019-11-19T00:27:00Z">
                <w:pPr>
                  <w:ind w:right="240"/>
                </w:pPr>
              </w:pPrChange>
            </w:pPr>
            <w:ins w:id="2561" w:author="D T" w:date="2019-11-17T21:55:00Z">
              <w:r w:rsidRPr="0057603A">
                <w:rPr>
                  <w:rFonts w:hint="eastAsia"/>
                </w:rPr>
                <w:t>注意事项：</w:t>
              </w:r>
            </w:ins>
          </w:p>
          <w:p w14:paraId="5B5126F3" w14:textId="77777777" w:rsidR="002D2ACB" w:rsidRPr="0057603A" w:rsidRDefault="002D2ACB" w:rsidP="005F1224">
            <w:pPr>
              <w:rPr>
                <w:ins w:id="2562" w:author="D T" w:date="2019-11-17T21:55:00Z"/>
              </w:rPr>
              <w:pPrChange w:id="2563" w:author="D T" w:date="2019-11-19T00:27:00Z">
                <w:pPr>
                  <w:ind w:right="240"/>
                </w:pPr>
              </w:pPrChange>
            </w:pPr>
            <w:ins w:id="2564" w:author="D T" w:date="2019-11-17T21:55:00Z">
              <w:r w:rsidRPr="0057603A">
                <w:rPr>
                  <w:rFonts w:hint="eastAsia"/>
                </w:rPr>
                <w:t>（</w:t>
              </w:r>
              <w:r w:rsidRPr="0057603A">
                <w:rPr>
                  <w:rFonts w:hint="eastAsia"/>
                </w:rPr>
                <w:t>1</w:t>
              </w:r>
              <w:r w:rsidRPr="0057603A">
                <w:rPr>
                  <w:rFonts w:hint="eastAsia"/>
                </w:rPr>
                <w:t>）</w:t>
              </w:r>
              <w:r w:rsidRPr="0057603A">
                <w:t>在给路由器的子接口设置地址前，一定要先封装</w:t>
              </w:r>
              <w:r w:rsidRPr="0057603A">
                <w:rPr>
                  <w:rFonts w:hint="eastAsia"/>
                </w:rPr>
                <w:t>dot1q</w:t>
              </w:r>
              <w:r w:rsidRPr="0057603A">
                <w:rPr>
                  <w:rFonts w:hint="eastAsia"/>
                </w:rPr>
                <w:t>协议。</w:t>
              </w:r>
            </w:ins>
          </w:p>
          <w:p w14:paraId="2F6DD329" w14:textId="535024D9" w:rsidR="00381A95" w:rsidRPr="00381A95" w:rsidDel="002D2ACB" w:rsidRDefault="002D2ACB" w:rsidP="005F1224">
            <w:pPr>
              <w:rPr>
                <w:del w:id="2565" w:author="D T" w:date="2019-11-17T21:55:00Z"/>
              </w:rPr>
              <w:pPrChange w:id="2566" w:author="D T" w:date="2019-11-19T00:27:00Z">
                <w:pPr>
                  <w:ind w:right="240"/>
                </w:pPr>
              </w:pPrChange>
            </w:pPr>
            <w:ins w:id="2567" w:author="D T" w:date="2019-11-17T21:55:00Z">
              <w:r w:rsidRPr="0057603A">
                <w:rPr>
                  <w:rFonts w:hint="eastAsia"/>
                </w:rPr>
                <w:t>（</w:t>
              </w:r>
              <w:r w:rsidRPr="0057603A">
                <w:rPr>
                  <w:rFonts w:hint="eastAsia"/>
                </w:rPr>
                <w:t>2</w:t>
              </w:r>
              <w:r w:rsidRPr="0057603A">
                <w:rPr>
                  <w:rFonts w:hint="eastAsia"/>
                </w:rPr>
                <w:t>）各个</w:t>
              </w:r>
              <w:r w:rsidRPr="0057603A">
                <w:rPr>
                  <w:rFonts w:hint="eastAsia"/>
                </w:rPr>
                <w:t>VLAN</w:t>
              </w:r>
              <w:r w:rsidRPr="0057603A">
                <w:rPr>
                  <w:rFonts w:hint="eastAsia"/>
                </w:rPr>
                <w:t>内的主机，要以相应</w:t>
              </w:r>
              <w:r w:rsidRPr="0057603A">
                <w:rPr>
                  <w:rFonts w:hint="eastAsia"/>
                </w:rPr>
                <w:t>VLAN</w:t>
              </w:r>
              <w:r w:rsidRPr="0057603A">
                <w:rPr>
                  <w:rFonts w:hint="eastAsia"/>
                </w:rPr>
                <w:t>子接口的</w:t>
              </w:r>
              <w:r w:rsidRPr="0057603A">
                <w:rPr>
                  <w:rFonts w:hint="eastAsia"/>
                </w:rPr>
                <w:t>IP</w:t>
              </w:r>
              <w:r w:rsidRPr="0057603A">
                <w:rPr>
                  <w:rFonts w:hint="eastAsia"/>
                </w:rPr>
                <w:t>地址作为网关。</w:t>
              </w:r>
            </w:ins>
            <w:del w:id="2568" w:author="D T" w:date="2019-11-17T21:55:00Z">
              <w:r w:rsidR="00381A95" w:rsidRPr="00381A95" w:rsidDel="002D2ACB">
                <w:rPr>
                  <w:rFonts w:hint="eastAsia"/>
                </w:rPr>
                <w:delText>注意事项：</w:delText>
              </w:r>
            </w:del>
          </w:p>
          <w:p w14:paraId="234AA1D7" w14:textId="56F3FF11" w:rsidR="00381A95" w:rsidRPr="00381A95" w:rsidDel="002D2ACB" w:rsidRDefault="00381A95" w:rsidP="005F1224">
            <w:pPr>
              <w:rPr>
                <w:del w:id="2569" w:author="D T" w:date="2019-11-17T21:55:00Z"/>
              </w:rPr>
              <w:pPrChange w:id="2570" w:author="D T" w:date="2019-11-19T00:27:00Z">
                <w:pPr>
                  <w:ind w:right="240"/>
                </w:pPr>
              </w:pPrChange>
            </w:pPr>
            <w:del w:id="2571" w:author="D T" w:date="2019-11-17T21:55:00Z">
              <w:r w:rsidRPr="00381A95" w:rsidDel="002D2ACB">
                <w:rPr>
                  <w:rFonts w:hint="eastAsia"/>
                </w:rPr>
                <w:delText>（</w:delText>
              </w:r>
              <w:r w:rsidRPr="00381A95" w:rsidDel="002D2ACB">
                <w:rPr>
                  <w:rFonts w:hint="eastAsia"/>
                </w:rPr>
                <w:delText>1</w:delText>
              </w:r>
              <w:r w:rsidRPr="00381A95" w:rsidDel="002D2ACB">
                <w:rPr>
                  <w:rFonts w:hint="eastAsia"/>
                </w:rPr>
                <w:delText>）</w:delText>
              </w:r>
              <w:r w:rsidRPr="00381A95" w:rsidDel="002D2ACB">
                <w:delText>在给路由器的子接口设置地址前，一定要先封装</w:delText>
              </w:r>
              <w:r w:rsidRPr="00381A95" w:rsidDel="002D2ACB">
                <w:rPr>
                  <w:rFonts w:hint="eastAsia"/>
                </w:rPr>
                <w:delText>dot1q</w:delText>
              </w:r>
              <w:r w:rsidRPr="00381A95" w:rsidDel="002D2ACB">
                <w:rPr>
                  <w:rFonts w:hint="eastAsia"/>
                </w:rPr>
                <w:delText>协议。</w:delText>
              </w:r>
            </w:del>
          </w:p>
          <w:p w14:paraId="012F75B3" w14:textId="056D7413" w:rsidR="00381A95" w:rsidRPr="00381A95" w:rsidRDefault="00381A95" w:rsidP="005F1224">
            <w:pPr>
              <w:pPrChange w:id="2572" w:author="D T" w:date="2019-11-19T00:27:00Z">
                <w:pPr>
                  <w:ind w:right="240"/>
                </w:pPr>
              </w:pPrChange>
            </w:pPr>
            <w:del w:id="2573" w:author="D T" w:date="2019-11-17T21:55:00Z">
              <w:r w:rsidRPr="00381A95" w:rsidDel="002D2ACB">
                <w:rPr>
                  <w:rFonts w:hint="eastAsia"/>
                </w:rPr>
                <w:delText>（</w:delText>
              </w:r>
              <w:r w:rsidRPr="00381A95" w:rsidDel="002D2ACB">
                <w:rPr>
                  <w:rFonts w:hint="eastAsia"/>
                </w:rPr>
                <w:delText>2</w:delText>
              </w:r>
              <w:r w:rsidRPr="00381A95" w:rsidDel="002D2ACB">
                <w:rPr>
                  <w:rFonts w:hint="eastAsia"/>
                </w:rPr>
                <w:delText>）各个</w:delText>
              </w:r>
              <w:r w:rsidRPr="00381A95" w:rsidDel="002D2ACB">
                <w:rPr>
                  <w:rFonts w:hint="eastAsia"/>
                </w:rPr>
                <w:delText>VLAN</w:delText>
              </w:r>
              <w:r w:rsidRPr="00381A95" w:rsidDel="002D2ACB">
                <w:rPr>
                  <w:rFonts w:hint="eastAsia"/>
                </w:rPr>
                <w:delText>内的主机，要以相应</w:delText>
              </w:r>
              <w:r w:rsidRPr="00381A95" w:rsidDel="002D2ACB">
                <w:rPr>
                  <w:rFonts w:hint="eastAsia"/>
                </w:rPr>
                <w:delText>VLAN</w:delText>
              </w:r>
              <w:r w:rsidRPr="00381A95" w:rsidDel="002D2ACB">
                <w:rPr>
                  <w:rFonts w:hint="eastAsia"/>
                </w:rPr>
                <w:delText>子接口的</w:delText>
              </w:r>
              <w:r w:rsidRPr="00381A95" w:rsidDel="002D2ACB">
                <w:rPr>
                  <w:rFonts w:hint="eastAsia"/>
                </w:rPr>
                <w:delText>IP</w:delText>
              </w:r>
              <w:r w:rsidRPr="00381A95" w:rsidDel="002D2ACB">
                <w:rPr>
                  <w:rFonts w:hint="eastAsia"/>
                </w:rPr>
                <w:delText>地址作为网关。</w:delText>
              </w:r>
            </w:del>
          </w:p>
        </w:tc>
      </w:tr>
    </w:tbl>
    <w:tbl>
      <w:tblPr>
        <w:tblStyle w:val="a7"/>
        <w:tblW w:w="0" w:type="auto"/>
        <w:tblLook w:val="04A0" w:firstRow="1" w:lastRow="0" w:firstColumn="1" w:lastColumn="0" w:noHBand="0" w:noVBand="1"/>
        <w:tblPrChange w:id="2574" w:author="D T" w:date="2019-11-19T00:27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390"/>
        <w:gridCol w:w="3906"/>
        <w:tblGridChange w:id="2575">
          <w:tblGrid>
            <w:gridCol w:w="4155"/>
            <w:gridCol w:w="4141"/>
          </w:tblGrid>
        </w:tblGridChange>
      </w:tblGrid>
      <w:tr w:rsidR="00381A95" w:rsidRPr="008F047D" w14:paraId="1076B8C8" w14:textId="77777777" w:rsidTr="005F1224">
        <w:trPr>
          <w:trHeight w:val="565"/>
          <w:trPrChange w:id="2576" w:author="D T" w:date="2019-11-19T00:27:00Z">
            <w:trPr>
              <w:trHeight w:val="565"/>
            </w:trPr>
          </w:trPrChange>
        </w:trPr>
        <w:tc>
          <w:tcPr>
            <w:tcW w:w="4390" w:type="dxa"/>
            <w:vAlign w:val="center"/>
            <w:tcPrChange w:id="2577" w:author="D T" w:date="2019-11-19T00:27:00Z">
              <w:tcPr>
                <w:tcW w:w="4155" w:type="dxa"/>
                <w:vAlign w:val="center"/>
              </w:tcPr>
            </w:tcPrChange>
          </w:tcPr>
          <w:p w14:paraId="2E14A94C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  <w:tc>
          <w:tcPr>
            <w:tcW w:w="3906" w:type="dxa"/>
            <w:vAlign w:val="center"/>
            <w:tcPrChange w:id="2578" w:author="D T" w:date="2019-11-19T00:27:00Z">
              <w:tcPr>
                <w:tcW w:w="4141" w:type="dxa"/>
                <w:vAlign w:val="center"/>
              </w:tcPr>
            </w:tcPrChange>
          </w:tcPr>
          <w:p w14:paraId="69AF9868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</w:tr>
      <w:tr w:rsidR="00381A95" w:rsidRPr="008F047D" w14:paraId="6AC37823" w14:textId="77777777" w:rsidTr="005F1224">
        <w:trPr>
          <w:trHeight w:val="545"/>
          <w:trPrChange w:id="2579" w:author="D T" w:date="2019-11-19T00:27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2580" w:author="D T" w:date="2019-11-19T00:27:00Z">
              <w:tcPr>
                <w:tcW w:w="4155" w:type="dxa"/>
                <w:vAlign w:val="center"/>
              </w:tcPr>
            </w:tcPrChange>
          </w:tcPr>
          <w:p w14:paraId="359B92D2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  <w:tc>
          <w:tcPr>
            <w:tcW w:w="3906" w:type="dxa"/>
            <w:vAlign w:val="center"/>
            <w:tcPrChange w:id="2581" w:author="D T" w:date="2019-11-19T00:27:00Z">
              <w:tcPr>
                <w:tcW w:w="4141" w:type="dxa"/>
                <w:vAlign w:val="center"/>
              </w:tcPr>
            </w:tcPrChange>
          </w:tcPr>
          <w:p w14:paraId="2C5C44AD" w14:textId="54F53139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r w:rsidR="00DF2FE0">
              <w:rPr>
                <w:rFonts w:ascii="宋体" w:hAnsi="宋体" w:hint="eastAsia"/>
                <w:szCs w:val="24"/>
              </w:rPr>
              <w:t>牟宇</w:t>
            </w:r>
          </w:p>
        </w:tc>
      </w:tr>
      <w:tr w:rsidR="00381A95" w:rsidRPr="008F047D" w14:paraId="12C57A26" w14:textId="77777777" w:rsidTr="00B96B55">
        <w:trPr>
          <w:trHeight w:val="1119"/>
        </w:trPr>
        <w:tc>
          <w:tcPr>
            <w:tcW w:w="8296" w:type="dxa"/>
            <w:gridSpan w:val="2"/>
          </w:tcPr>
          <w:p w14:paraId="67E4C801" w14:textId="77777777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</w:p>
          <w:p w14:paraId="4ED9C0C7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 牟宇 李正瑜 章伟 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381A95" w:rsidRPr="008F047D" w14:paraId="11477E2F" w14:textId="77777777" w:rsidTr="005F1224">
        <w:trPr>
          <w:trHeight w:val="570"/>
          <w:trPrChange w:id="2582" w:author="D T" w:date="2019-11-19T00:27:00Z">
            <w:trPr>
              <w:trHeight w:val="570"/>
            </w:trPr>
          </w:trPrChange>
        </w:trPr>
        <w:tc>
          <w:tcPr>
            <w:tcW w:w="4390" w:type="dxa"/>
            <w:vAlign w:val="center"/>
            <w:tcPrChange w:id="2583" w:author="D T" w:date="2019-11-19T00:27:00Z">
              <w:tcPr>
                <w:tcW w:w="4155" w:type="dxa"/>
                <w:vAlign w:val="center"/>
              </w:tcPr>
            </w:tcPrChange>
          </w:tcPr>
          <w:p w14:paraId="3CEBADD7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3906" w:type="dxa"/>
            <w:vAlign w:val="center"/>
            <w:tcPrChange w:id="2584" w:author="D T" w:date="2019-11-19T00:27:00Z">
              <w:tcPr>
                <w:tcW w:w="4141" w:type="dxa"/>
                <w:vAlign w:val="center"/>
              </w:tcPr>
            </w:tcPrChange>
          </w:tcPr>
          <w:p w14:paraId="3878E720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16910DBB" w14:textId="77777777" w:rsidR="00381A95" w:rsidRDefault="00381A95" w:rsidP="00381A95">
      <w:pPr>
        <w:ind w:right="240"/>
      </w:pPr>
    </w:p>
    <w:p w14:paraId="473D2039" w14:textId="0F09FB09" w:rsidR="00381A95" w:rsidRPr="00381A95" w:rsidRDefault="00381A95">
      <w:pPr>
        <w:ind w:right="240"/>
      </w:pPr>
    </w:p>
    <w:p w14:paraId="0CF030F6" w14:textId="2184750E" w:rsidR="00381A95" w:rsidRDefault="00381A95">
      <w:pPr>
        <w:ind w:right="240"/>
      </w:pPr>
    </w:p>
    <w:p w14:paraId="718B6397" w14:textId="0B7878F7" w:rsidR="005A38F0" w:rsidDel="005F1224" w:rsidRDefault="005A38F0">
      <w:pPr>
        <w:ind w:right="240"/>
        <w:rPr>
          <w:del w:id="2585" w:author="D T" w:date="2019-11-19T00:27:00Z"/>
        </w:rPr>
      </w:pPr>
    </w:p>
    <w:p w14:paraId="27C55ECB" w14:textId="59D25B06" w:rsidR="005A38F0" w:rsidDel="005F1224" w:rsidRDefault="005A38F0">
      <w:pPr>
        <w:ind w:right="240"/>
        <w:rPr>
          <w:del w:id="2586" w:author="D T" w:date="2019-11-19T00:27:00Z"/>
          <w:rFonts w:hint="eastAsia"/>
        </w:rPr>
      </w:pPr>
    </w:p>
    <w:p w14:paraId="75FAE7BE" w14:textId="359959D0" w:rsidR="005A38F0" w:rsidDel="005F1224" w:rsidRDefault="005A38F0">
      <w:pPr>
        <w:ind w:right="240"/>
        <w:rPr>
          <w:del w:id="2587" w:author="D T" w:date="2019-11-19T00:27:00Z"/>
          <w:rFonts w:hint="eastAsia"/>
        </w:rPr>
      </w:pPr>
    </w:p>
    <w:p w14:paraId="571748B8" w14:textId="334D919D" w:rsidR="005A38F0" w:rsidDel="005F1224" w:rsidRDefault="005A38F0">
      <w:pPr>
        <w:ind w:right="240"/>
        <w:rPr>
          <w:del w:id="2588" w:author="D T" w:date="2019-11-19T00:27:00Z"/>
          <w:rFonts w:hint="eastAsia"/>
        </w:rPr>
      </w:pPr>
    </w:p>
    <w:p w14:paraId="41D7F48C" w14:textId="77777777" w:rsidR="005A38F0" w:rsidRDefault="005A38F0">
      <w:pPr>
        <w:ind w:right="240"/>
        <w:rPr>
          <w:rFonts w:hint="eastAsia"/>
        </w:rPr>
      </w:pPr>
    </w:p>
    <w:p w14:paraId="5D68A95E" w14:textId="4EC114AB" w:rsidR="00381A95" w:rsidRPr="00A55F11" w:rsidRDefault="00381A95" w:rsidP="00A55F11">
      <w:pPr>
        <w:pStyle w:val="1"/>
        <w:ind w:right="240"/>
      </w:pPr>
      <w:r w:rsidRPr="008F047D">
        <w:lastRenderedPageBreak/>
        <w:t>实验报告</w:t>
      </w:r>
      <w:r w:rsidR="00F11F2F">
        <w:rPr>
          <w:rFonts w:hint="eastAsia"/>
        </w:rPr>
        <w:t>九</w:t>
      </w:r>
    </w:p>
    <w:tbl>
      <w:tblPr>
        <w:tblStyle w:val="a7"/>
        <w:tblW w:w="0" w:type="auto"/>
        <w:tblLook w:val="04A0" w:firstRow="1" w:lastRow="0" w:firstColumn="1" w:lastColumn="0" w:noHBand="0" w:noVBand="1"/>
        <w:tblPrChange w:id="2589" w:author="D T" w:date="2019-11-19T00:29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73"/>
        <w:gridCol w:w="3623"/>
        <w:tblGridChange w:id="2590">
          <w:tblGrid>
            <w:gridCol w:w="4270"/>
            <w:gridCol w:w="4026"/>
          </w:tblGrid>
        </w:tblGridChange>
      </w:tblGrid>
      <w:tr w:rsidR="00381A95" w14:paraId="25AF47DC" w14:textId="77777777" w:rsidTr="000023AB">
        <w:trPr>
          <w:trHeight w:val="524"/>
          <w:trPrChange w:id="2591" w:author="D T" w:date="2019-11-19T00:29:00Z">
            <w:trPr>
              <w:trHeight w:val="524"/>
            </w:trPr>
          </w:trPrChange>
        </w:trPr>
        <w:tc>
          <w:tcPr>
            <w:tcW w:w="8296" w:type="dxa"/>
            <w:gridSpan w:val="2"/>
            <w:vAlign w:val="center"/>
            <w:tcPrChange w:id="2592" w:author="D T" w:date="2019-11-19T00:29:00Z">
              <w:tcPr>
                <w:tcW w:w="8540" w:type="dxa"/>
                <w:gridSpan w:val="2"/>
                <w:vAlign w:val="center"/>
              </w:tcPr>
            </w:tcPrChange>
          </w:tcPr>
          <w:p w14:paraId="13365032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>
              <w:rPr>
                <w:rFonts w:ascii="宋体" w:hAnsi="宋体" w:hint="eastAsia"/>
                <w:szCs w:val="24"/>
              </w:rPr>
              <w:t>利用IP</w:t>
            </w:r>
            <w:r>
              <w:rPr>
                <w:rFonts w:ascii="宋体" w:hAnsi="宋体"/>
                <w:szCs w:val="24"/>
              </w:rPr>
              <w:t xml:space="preserve"> </w:t>
            </w:r>
            <w:r>
              <w:rPr>
                <w:rFonts w:ascii="宋体" w:hAnsi="宋体" w:hint="eastAsia"/>
                <w:szCs w:val="24"/>
              </w:rPr>
              <w:t>ACL进行网络流量的控制</w:t>
            </w:r>
          </w:p>
        </w:tc>
      </w:tr>
      <w:tr w:rsidR="00381A95" w:rsidRPr="008F047D" w14:paraId="59CBA4A2" w14:textId="77777777" w:rsidTr="000023AB">
        <w:trPr>
          <w:trHeight w:val="545"/>
          <w:trPrChange w:id="2593" w:author="D T" w:date="2019-11-19T00:29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2594" w:author="D T" w:date="2019-11-19T00:29:00Z">
              <w:tcPr>
                <w:tcW w:w="4270" w:type="dxa"/>
                <w:vAlign w:val="center"/>
              </w:tcPr>
            </w:tcPrChange>
          </w:tcPr>
          <w:p w14:paraId="50649784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3623" w:type="dxa"/>
            <w:vAlign w:val="center"/>
            <w:tcPrChange w:id="2595" w:author="D T" w:date="2019-11-19T00:29:00Z">
              <w:tcPr>
                <w:tcW w:w="4270" w:type="dxa"/>
                <w:vAlign w:val="center"/>
              </w:tcPr>
            </w:tcPrChange>
          </w:tcPr>
          <w:p w14:paraId="3E157F91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2019年11月3日</w:t>
            </w:r>
          </w:p>
        </w:tc>
      </w:tr>
      <w:tr w:rsidR="00381A95" w:rsidRPr="008F047D" w14:paraId="7133FE27" w14:textId="77777777" w:rsidTr="000023AB">
        <w:trPr>
          <w:trHeight w:val="1120"/>
          <w:trPrChange w:id="2596" w:author="D T" w:date="2019-11-19T00:29:00Z">
            <w:trPr>
              <w:trHeight w:val="1120"/>
            </w:trPr>
          </w:trPrChange>
        </w:trPr>
        <w:tc>
          <w:tcPr>
            <w:tcW w:w="8296" w:type="dxa"/>
            <w:gridSpan w:val="2"/>
            <w:tcPrChange w:id="2597" w:author="D T" w:date="2019-11-19T00:29:00Z">
              <w:tcPr>
                <w:tcW w:w="8540" w:type="dxa"/>
                <w:gridSpan w:val="2"/>
              </w:tcPr>
            </w:tcPrChange>
          </w:tcPr>
          <w:p w14:paraId="0AB0C8C5" w14:textId="77777777" w:rsidR="00381A95" w:rsidRDefault="00381A95" w:rsidP="00381A9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实验小组：第</w:t>
            </w:r>
            <w:r>
              <w:rPr>
                <w:rFonts w:ascii="宋体" w:hAnsi="宋体"/>
                <w:szCs w:val="24"/>
              </w:rPr>
              <w:t>2</w:t>
            </w:r>
            <w:r w:rsidRPr="008F047D">
              <w:rPr>
                <w:rFonts w:ascii="宋体" w:hAnsi="宋体"/>
                <w:szCs w:val="24"/>
              </w:rPr>
              <w:t>组</w:t>
            </w:r>
            <w:r w:rsidRPr="008F047D">
              <w:rPr>
                <w:rFonts w:ascii="宋体" w:hAnsi="宋体"/>
                <w:szCs w:val="24"/>
              </w:rPr>
              <w:tab/>
            </w:r>
          </w:p>
          <w:p w14:paraId="3B12E23E" w14:textId="77777777" w:rsidR="00381A95" w:rsidRDefault="00381A95" w:rsidP="00381A9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成员及本次实验分工</w:t>
            </w:r>
            <w:r>
              <w:rPr>
                <w:rFonts w:ascii="宋体" w:hAnsi="宋体" w:hint="eastAsia"/>
                <w:szCs w:val="24"/>
              </w:rPr>
              <w:t>：</w:t>
            </w:r>
          </w:p>
          <w:p w14:paraId="5E7E3299" w14:textId="77777777" w:rsidR="00381A95" w:rsidRDefault="00381A95" w:rsidP="00381A9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组长：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</w:t>
            </w:r>
          </w:p>
          <w:p w14:paraId="2A67FBC3" w14:textId="1D94DF43" w:rsidR="00381A95" w:rsidDel="003B5141" w:rsidRDefault="00381A95" w:rsidP="00381A95">
            <w:pPr>
              <w:ind w:right="240"/>
              <w:rPr>
                <w:del w:id="2598" w:author="D T" w:date="2019-11-17T20:46:00Z"/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组员：李正瑜 章伟 牟宇</w:t>
            </w:r>
            <w:r w:rsidR="00FB462D">
              <w:rPr>
                <w:rFonts w:ascii="宋体" w:hAnsi="宋体" w:hint="eastAsia"/>
                <w:szCs w:val="24"/>
              </w:rPr>
              <w:t xml:space="preserve"> 李萌</w:t>
            </w:r>
            <w:proofErr w:type="gramStart"/>
            <w:r w:rsidR="00FB462D"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  <w:p w14:paraId="2F6FDB12" w14:textId="5DEDE681" w:rsidR="00381A95" w:rsidRP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381A95" w:rsidRPr="008F047D" w14:paraId="4E1F1D30" w14:textId="77777777" w:rsidTr="000023AB">
        <w:trPr>
          <w:trHeight w:val="980"/>
          <w:trPrChange w:id="2599" w:author="D T" w:date="2019-11-19T00:29:00Z">
            <w:trPr>
              <w:trHeight w:val="980"/>
            </w:trPr>
          </w:trPrChange>
        </w:trPr>
        <w:tc>
          <w:tcPr>
            <w:tcW w:w="8296" w:type="dxa"/>
            <w:gridSpan w:val="2"/>
            <w:tcPrChange w:id="2600" w:author="D T" w:date="2019-11-19T00:29:00Z">
              <w:tcPr>
                <w:tcW w:w="8540" w:type="dxa"/>
                <w:gridSpan w:val="2"/>
              </w:tcPr>
            </w:tcPrChange>
          </w:tcPr>
          <w:p w14:paraId="030E57AE" w14:textId="72323C0E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58465D7D" w14:textId="77777777" w:rsidR="00381A95" w:rsidDel="003B5141" w:rsidRDefault="00381A95" w:rsidP="000023AB">
            <w:pPr>
              <w:rPr>
                <w:del w:id="2601" w:author="D T" w:date="2019-11-17T20:46:00Z"/>
              </w:rPr>
              <w:pPrChange w:id="2602" w:author="D T" w:date="2019-11-19T00:27:00Z">
                <w:pPr>
                  <w:ind w:right="240"/>
                </w:pPr>
              </w:pPrChange>
            </w:pPr>
            <w:r w:rsidRPr="00CD7450">
              <w:t>掌握路由器上编号的标准</w:t>
            </w:r>
            <w:r w:rsidRPr="00CD7450">
              <w:t xml:space="preserve"> IP </w:t>
            </w:r>
            <w:r w:rsidRPr="00CD7450">
              <w:t>访问列表规则及配置。</w:t>
            </w:r>
          </w:p>
          <w:p w14:paraId="1E7D75DB" w14:textId="77777777" w:rsidR="00381A95" w:rsidRPr="008F047D" w:rsidRDefault="00381A95" w:rsidP="000023AB">
            <w:pPr>
              <w:pPrChange w:id="2603" w:author="D T" w:date="2019-11-19T00:27:00Z">
                <w:pPr>
                  <w:ind w:right="240"/>
                </w:pPr>
              </w:pPrChange>
            </w:pPr>
          </w:p>
        </w:tc>
      </w:tr>
      <w:tr w:rsidR="00381A95" w:rsidRPr="008F047D" w14:paraId="607ADEDA" w14:textId="77777777" w:rsidTr="000023AB">
        <w:trPr>
          <w:trHeight w:val="1121"/>
          <w:trPrChange w:id="2604" w:author="D T" w:date="2019-11-19T00:29:00Z">
            <w:trPr>
              <w:trHeight w:val="1121"/>
            </w:trPr>
          </w:trPrChange>
        </w:trPr>
        <w:tc>
          <w:tcPr>
            <w:tcW w:w="8296" w:type="dxa"/>
            <w:gridSpan w:val="2"/>
            <w:tcPrChange w:id="2605" w:author="D T" w:date="2019-11-19T00:29:00Z">
              <w:tcPr>
                <w:tcW w:w="8540" w:type="dxa"/>
                <w:gridSpan w:val="2"/>
              </w:tcPr>
            </w:tcPrChange>
          </w:tcPr>
          <w:p w14:paraId="5C59BF27" w14:textId="0C36EB96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00D9D012" w14:textId="1F6A94AD" w:rsidR="00381A95" w:rsidDel="00D01414" w:rsidRDefault="00D01414" w:rsidP="000023AB">
            <w:pPr>
              <w:rPr>
                <w:del w:id="2606" w:author="D T" w:date="2019-11-17T20:50:00Z"/>
              </w:rPr>
              <w:pPrChange w:id="2607" w:author="D T" w:date="2019-11-19T00:27:00Z">
                <w:pPr>
                  <w:ind w:right="240"/>
                </w:pPr>
              </w:pPrChange>
            </w:pPr>
            <w:ins w:id="2608" w:author="D T" w:date="2019-11-17T20:50:00Z">
              <w:r>
                <w:rPr>
                  <w:rFonts w:hint="eastAsia"/>
                </w:rPr>
                <w:t>Cisco</w:t>
              </w:r>
              <w:r>
                <w:t xml:space="preserve"> </w:t>
              </w:r>
              <w:r>
                <w:rPr>
                  <w:rFonts w:hint="eastAsia"/>
                </w:rPr>
                <w:t>Packet</w:t>
              </w:r>
              <w:r>
                <w:t xml:space="preserve"> </w:t>
              </w:r>
              <w:r>
                <w:rPr>
                  <w:rFonts w:hint="eastAsia"/>
                </w:rPr>
                <w:t>Tracer</w:t>
              </w:r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Version</w:t>
              </w:r>
              <w:r>
                <w:rPr>
                  <w:rFonts w:hint="eastAsia"/>
                </w:rPr>
                <w:t>：</w:t>
              </w:r>
              <w:r>
                <w:rPr>
                  <w:rFonts w:hint="eastAsia"/>
                </w:rPr>
                <w:t>7</w:t>
              </w:r>
              <w:r>
                <w:t>.2.0</w:t>
              </w:r>
              <w:r>
                <w:rPr>
                  <w:rFonts w:hint="eastAsia"/>
                </w:rPr>
                <w:t>）</w:t>
              </w:r>
            </w:ins>
            <w:del w:id="2609" w:author="D T" w:date="2019-11-17T20:50:00Z">
              <w:r w:rsidR="00381A95" w:rsidRPr="00CD7450" w:rsidDel="00D01414">
                <w:delText>Cisco</w:delText>
              </w:r>
              <w:r w:rsidR="00381A95" w:rsidRPr="00CD7450" w:rsidDel="00D01414">
                <w:delText>模拟器</w:delText>
              </w:r>
            </w:del>
          </w:p>
          <w:p w14:paraId="3F0FE96D" w14:textId="51FB2588" w:rsidR="00381A95" w:rsidRPr="00D01414" w:rsidRDefault="00D01414" w:rsidP="000023AB">
            <w:pPr>
              <w:pPrChange w:id="2610" w:author="D T" w:date="2019-11-19T00:27:00Z">
                <w:pPr>
                  <w:ind w:right="240"/>
                </w:pPr>
              </w:pPrChange>
            </w:pPr>
            <w:ins w:id="2611" w:author="D T" w:date="2019-11-17T20:50:00Z">
              <w:r>
                <w:rPr>
                  <w:rFonts w:hint="eastAsia"/>
                </w:rPr>
                <w:t>，</w:t>
              </w:r>
            </w:ins>
            <w:ins w:id="2612" w:author="D T" w:date="2019-11-17T20:51:00Z">
              <w:r>
                <w:rPr>
                  <w:rFonts w:hint="eastAsia"/>
                </w:rPr>
                <w:t>主机</w:t>
              </w:r>
            </w:ins>
            <w:ins w:id="2613" w:author="D T" w:date="2019-11-17T20:50:00Z">
              <w:r>
                <w:rPr>
                  <w:rFonts w:hint="eastAsia"/>
                </w:rPr>
                <w:t>三台</w:t>
              </w:r>
            </w:ins>
            <w:ins w:id="2614" w:author="D T" w:date="2019-11-17T20:51:00Z"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PC-PT</w:t>
              </w:r>
              <w:r>
                <w:rPr>
                  <w:rFonts w:hint="eastAsia"/>
                </w:rPr>
                <w:t>），路由器两个（</w:t>
              </w:r>
              <w:r>
                <w:rPr>
                  <w:rFonts w:hint="eastAsia"/>
                </w:rPr>
                <w:t>Router-PT</w:t>
              </w:r>
              <w:r>
                <w:rPr>
                  <w:rFonts w:hint="eastAsia"/>
                </w:rPr>
                <w:t>）</w:t>
              </w:r>
            </w:ins>
          </w:p>
        </w:tc>
      </w:tr>
      <w:tr w:rsidR="00381A95" w:rsidRPr="008F047D" w14:paraId="147539B7" w14:textId="77777777" w:rsidTr="000023AB">
        <w:trPr>
          <w:trHeight w:val="2542"/>
          <w:trPrChange w:id="2615" w:author="D T" w:date="2019-11-19T00:29:00Z">
            <w:trPr>
              <w:trHeight w:val="2542"/>
            </w:trPr>
          </w:trPrChange>
        </w:trPr>
        <w:tc>
          <w:tcPr>
            <w:tcW w:w="8296" w:type="dxa"/>
            <w:gridSpan w:val="2"/>
            <w:tcPrChange w:id="2616" w:author="D T" w:date="2019-11-19T00:29:00Z">
              <w:tcPr>
                <w:tcW w:w="8540" w:type="dxa"/>
                <w:gridSpan w:val="2"/>
              </w:tcPr>
            </w:tcPrChange>
          </w:tcPr>
          <w:p w14:paraId="64C437D8" w14:textId="77777777" w:rsidR="00381A95" w:rsidDel="000023AB" w:rsidRDefault="00381A95" w:rsidP="00B96B55">
            <w:pPr>
              <w:ind w:right="240"/>
              <w:rPr>
                <w:del w:id="2617" w:author="D T" w:date="2019-11-19T00:27:00Z"/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实验过程、步骤（可另附页、使用网络拓扑图等辅助说明）及结果：</w:t>
            </w:r>
          </w:p>
          <w:p w14:paraId="569F53D3" w14:textId="77777777" w:rsidR="00381A95" w:rsidRDefault="00381A95" w:rsidP="00B96B55">
            <w:pPr>
              <w:ind w:right="240"/>
              <w:rPr>
                <w:rFonts w:ascii="宋体" w:hAnsi="宋体" w:hint="eastAsia"/>
                <w:szCs w:val="24"/>
              </w:rPr>
            </w:pPr>
          </w:p>
          <w:p w14:paraId="395FB73F" w14:textId="0F9AE994" w:rsidR="00381A95" w:rsidRDefault="000023AB" w:rsidP="000023AB">
            <w:pPr>
              <w:pStyle w:val="2"/>
              <w:pPrChange w:id="2618" w:author="D T" w:date="2019-11-19T00:27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ins w:id="2619" w:author="D T" w:date="2019-11-19T00:27:00Z">
              <w:r>
                <w:rPr>
                  <w:rFonts w:hint="eastAsia"/>
                </w:rPr>
                <w:t>1</w:t>
              </w:r>
              <w:r>
                <w:t>.</w:t>
              </w:r>
            </w:ins>
            <w:r w:rsidR="00381A95">
              <w:rPr>
                <w:rFonts w:hint="eastAsia"/>
              </w:rPr>
              <w:t>需求分析</w:t>
            </w:r>
          </w:p>
          <w:p w14:paraId="2805AD73" w14:textId="77777777" w:rsidR="00381A95" w:rsidRPr="00E81142" w:rsidRDefault="00381A95" w:rsidP="000023AB">
            <w:pPr>
              <w:pPrChange w:id="2620" w:author="D T" w:date="2019-11-19T00:27:00Z">
                <w:pPr>
                  <w:pStyle w:val="aa"/>
                  <w:ind w:left="240" w:right="240" w:firstLineChars="0" w:firstLine="0"/>
                </w:pPr>
              </w:pPrChange>
            </w:pPr>
            <w:r w:rsidRPr="00E81142">
              <w:t>只</w:t>
            </w:r>
            <w:proofErr w:type="gramStart"/>
            <w:r w:rsidRPr="00E81142">
              <w:t>允许网</w:t>
            </w:r>
            <w:proofErr w:type="gramEnd"/>
            <w:r w:rsidRPr="00E81142">
              <w:t>段</w:t>
            </w:r>
            <w:r w:rsidRPr="00E81142">
              <w:t>172.16.2.0</w:t>
            </w:r>
            <w:r w:rsidRPr="00E81142">
              <w:t>与</w:t>
            </w:r>
            <w:r w:rsidRPr="00E81142">
              <w:t>172.16.4.0</w:t>
            </w:r>
            <w:r w:rsidRPr="00E81142">
              <w:t>的主机进行通信，不允许</w:t>
            </w:r>
            <w:r w:rsidRPr="00E81142">
              <w:t>172.16.1.0</w:t>
            </w:r>
            <w:r w:rsidRPr="00E81142">
              <w:t>去访问</w:t>
            </w:r>
            <w:r w:rsidRPr="00E81142">
              <w:t>172.16.4.0</w:t>
            </w:r>
            <w:r w:rsidRPr="00E81142">
              <w:t>网段的主机。</w:t>
            </w:r>
          </w:p>
          <w:p w14:paraId="7CDBEC24" w14:textId="77777777" w:rsidR="00381A95" w:rsidRPr="00CD7450" w:rsidRDefault="00381A95" w:rsidP="000023AB">
            <w:pPr>
              <w:jc w:val="center"/>
              <w:pPrChange w:id="2621" w:author="D T" w:date="2019-11-19T00:27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r>
              <w:rPr>
                <w:rFonts w:hint="eastAsia"/>
              </w:rPr>
              <w:t>网络拓扑结构</w:t>
            </w:r>
          </w:p>
          <w:p w14:paraId="1BFF1957" w14:textId="77777777" w:rsidR="00381A95" w:rsidRDefault="00381A95">
            <w:pPr>
              <w:ind w:right="240"/>
              <w:jc w:val="center"/>
              <w:rPr>
                <w:rFonts w:ascii="宋体" w:hAnsi="宋体"/>
                <w:szCs w:val="24"/>
              </w:rPr>
              <w:pPrChange w:id="2622" w:author="D T" w:date="2019-11-17T20:51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4334927D" wp14:editId="6DDB4833">
                  <wp:extent cx="3974752" cy="1733550"/>
                  <wp:effectExtent l="0" t="0" r="698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595" cy="174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BE69D" w14:textId="5389BE3C" w:rsidR="00381A95" w:rsidRDefault="00D01414" w:rsidP="000023AB">
            <w:pPr>
              <w:pPrChange w:id="2623" w:author="D T" w:date="2019-11-19T00:28:00Z">
                <w:pPr>
                  <w:ind w:right="240"/>
                </w:pPr>
              </w:pPrChange>
            </w:pPr>
            <w:ins w:id="2624" w:author="D T" w:date="2019-11-17T20:51:00Z">
              <w:r>
                <w:rPr>
                  <w:rFonts w:hint="eastAsia"/>
                </w:rPr>
                <w:t>将鼠标放在路由器上可以查看当前配置</w:t>
              </w:r>
            </w:ins>
            <w:ins w:id="2625" w:author="D T" w:date="2019-11-17T20:52:00Z">
              <w:r w:rsidR="000D3CD8">
                <w:rPr>
                  <w:rFonts w:hint="eastAsia"/>
                </w:rPr>
                <w:t>，下图分别是路由器</w:t>
              </w:r>
              <w:r w:rsidR="000D3CD8">
                <w:rPr>
                  <w:rFonts w:hint="eastAsia"/>
                </w:rPr>
                <w:t>2</w:t>
              </w:r>
              <w:r w:rsidR="000D3CD8">
                <w:rPr>
                  <w:rFonts w:hint="eastAsia"/>
                </w:rPr>
                <w:t>和路由器</w:t>
              </w:r>
              <w:r w:rsidR="000D3CD8">
                <w:rPr>
                  <w:rFonts w:hint="eastAsia"/>
                </w:rPr>
                <w:t>3</w:t>
              </w:r>
              <w:r w:rsidR="000D3CD8">
                <w:rPr>
                  <w:rFonts w:hint="eastAsia"/>
                </w:rPr>
                <w:t>的相关配置</w:t>
              </w:r>
            </w:ins>
          </w:p>
          <w:p w14:paraId="404ADDDE" w14:textId="77777777" w:rsidR="00381A95" w:rsidRDefault="00381A95">
            <w:pPr>
              <w:ind w:right="240"/>
              <w:jc w:val="center"/>
              <w:rPr>
                <w:rFonts w:ascii="宋体" w:hAnsi="宋体"/>
                <w:szCs w:val="24"/>
              </w:rPr>
              <w:pPrChange w:id="2626" w:author="D T" w:date="2019-11-17T20:52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25EF04BC" wp14:editId="3F8A6917">
                  <wp:extent cx="4616450" cy="145188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620" cy="145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E5668" w14:textId="17911DC8" w:rsidR="00381A95" w:rsidDel="000023AB" w:rsidRDefault="000023AB" w:rsidP="000023AB">
            <w:pPr>
              <w:pStyle w:val="2"/>
              <w:rPr>
                <w:del w:id="2627" w:author="D T" w:date="2019-11-19T00:28:00Z"/>
                <w:rFonts w:ascii="宋体" w:hAnsi="宋体" w:hint="eastAsia"/>
                <w:szCs w:val="24"/>
              </w:rPr>
              <w:pPrChange w:id="2628" w:author="D T" w:date="2019-11-19T00:28:00Z">
                <w:pPr/>
              </w:pPrChange>
            </w:pPr>
            <w:ins w:id="2629" w:author="D T" w:date="2019-11-19T00:28:00Z">
              <w:r>
                <w:rPr>
                  <w:rFonts w:ascii="宋体" w:hAnsi="宋体" w:hint="eastAsia"/>
                  <w:szCs w:val="24"/>
                </w:rPr>
                <w:t>2</w:t>
              </w:r>
              <w:r>
                <w:rPr>
                  <w:rFonts w:ascii="宋体" w:hAnsi="宋体"/>
                  <w:szCs w:val="24"/>
                </w:rPr>
                <w:t>.</w:t>
              </w:r>
            </w:ins>
            <w:del w:id="2630" w:author="D T" w:date="2019-11-19T00:28:00Z">
              <w:r w:rsidR="00381A95" w:rsidDel="000023AB">
                <w:rPr>
                  <w:noProof/>
                </w:rPr>
                <w:drawing>
                  <wp:inline distT="0" distB="0" distL="0" distR="0" wp14:anchorId="460BF578" wp14:editId="70B5FA1A">
                    <wp:extent cx="4051189" cy="1555750"/>
                    <wp:effectExtent l="0" t="0" r="6985" b="6350"/>
                    <wp:docPr id="42" name="图片 4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11"/>
                            <a:srcRect l="468" b="-2254"/>
                            <a:stretch/>
                          </pic:blipFill>
                          <pic:spPr bwMode="auto">
                            <a:xfrm>
                              <a:off x="0" y="0"/>
                              <a:ext cx="4059624" cy="155898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3B59591" w14:textId="77777777" w:rsidR="00381A95" w:rsidRDefault="00381A95" w:rsidP="000023AB">
            <w:pPr>
              <w:pStyle w:val="2"/>
              <w:rPr>
                <w:rFonts w:ascii="宋体" w:hAnsi="宋体"/>
                <w:szCs w:val="24"/>
              </w:rPr>
              <w:pPrChange w:id="2631" w:author="D T" w:date="2019-11-19T00:28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r>
              <w:rPr>
                <w:rFonts w:ascii="宋体" w:hAnsi="宋体" w:hint="eastAsia"/>
                <w:szCs w:val="24"/>
              </w:rPr>
              <w:t>实验原理</w:t>
            </w:r>
          </w:p>
          <w:p w14:paraId="0E9BEBBE" w14:textId="77777777" w:rsidR="0097484A" w:rsidRDefault="00381A95" w:rsidP="000023AB">
            <w:pPr>
              <w:rPr>
                <w:ins w:id="2632" w:author="D T" w:date="2019-11-17T21:02:00Z"/>
              </w:rPr>
              <w:pPrChange w:id="2633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r w:rsidRPr="00350C5F">
              <w:t>IP</w:t>
            </w:r>
            <w:ins w:id="2634" w:author="D T" w:date="2019-11-17T20:52:00Z">
              <w:r w:rsidR="00CE6F48">
                <w:t xml:space="preserve"> </w:t>
              </w:r>
            </w:ins>
            <w:del w:id="2635" w:author="D T" w:date="2019-11-17T20:52:00Z">
              <w:r w:rsidRPr="00350C5F" w:rsidDel="00CE6F48">
                <w:delText xml:space="preserve"> </w:delText>
              </w:r>
            </w:del>
            <w:r w:rsidRPr="00350C5F">
              <w:t>ACL(IP</w:t>
            </w:r>
            <w:del w:id="2636" w:author="D T" w:date="2019-11-17T20:52:00Z">
              <w:r w:rsidRPr="00350C5F" w:rsidDel="00CE6F48">
                <w:delText xml:space="preserve"> </w:delText>
              </w:r>
            </w:del>
            <w:r w:rsidRPr="00350C5F">
              <w:t>访问控制列表或</w:t>
            </w:r>
            <w:r w:rsidRPr="00350C5F">
              <w:t>IP</w:t>
            </w:r>
            <w:r w:rsidRPr="00350C5F">
              <w:t>访问列表</w:t>
            </w:r>
            <w:r w:rsidRPr="00350C5F">
              <w:t>)</w:t>
            </w:r>
            <w:r w:rsidRPr="00350C5F">
              <w:t>是实现对流经路由器或交换机的数据包根据一定的规则进行过滤，从而提高网络可管理性和安全性。</w:t>
            </w:r>
          </w:p>
          <w:p w14:paraId="427EAB1F" w14:textId="77777777" w:rsidR="00B61CE9" w:rsidRDefault="00381A95" w:rsidP="000023AB">
            <w:pPr>
              <w:rPr>
                <w:ins w:id="2637" w:author="D T" w:date="2019-11-17T21:02:00Z"/>
              </w:rPr>
              <w:pPrChange w:id="2638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del w:id="2639" w:author="D T" w:date="2019-11-17T20:52:00Z">
              <w:r w:rsidRPr="00350C5F" w:rsidDel="00CE6F48">
                <w:delText xml:space="preserve"> </w:delText>
              </w:r>
            </w:del>
            <w:r w:rsidRPr="00350C5F">
              <w:t>IP ACL</w:t>
            </w:r>
            <w:r w:rsidRPr="00350C5F">
              <w:t>分为两种</w:t>
            </w:r>
            <w:r w:rsidRPr="00350C5F">
              <w:t>:</w:t>
            </w:r>
            <w:r w:rsidRPr="00350C5F">
              <w:t>标准</w:t>
            </w:r>
            <w:r w:rsidRPr="00350C5F">
              <w:t>IP</w:t>
            </w:r>
            <w:r w:rsidRPr="00350C5F">
              <w:t>访问列表和扩展</w:t>
            </w:r>
            <w:r w:rsidRPr="00350C5F">
              <w:t>IP</w:t>
            </w:r>
            <w:r w:rsidRPr="00350C5F">
              <w:t>访问列表。</w:t>
            </w:r>
          </w:p>
          <w:p w14:paraId="55CE5613" w14:textId="77777777" w:rsidR="00B61CE9" w:rsidRDefault="00381A95" w:rsidP="000023AB">
            <w:pPr>
              <w:rPr>
                <w:ins w:id="2640" w:author="D T" w:date="2019-11-17T21:02:00Z"/>
              </w:rPr>
              <w:pPrChange w:id="2641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del w:id="2642" w:author="D T" w:date="2019-11-17T21:02:00Z">
              <w:r w:rsidRPr="00350C5F" w:rsidDel="00B61CE9">
                <w:delText xml:space="preserve"> </w:delText>
              </w:r>
            </w:del>
            <w:r w:rsidRPr="00350C5F">
              <w:t>标准</w:t>
            </w:r>
            <w:r w:rsidRPr="00350C5F">
              <w:t>IP</w:t>
            </w:r>
            <w:r w:rsidRPr="00350C5F">
              <w:t>访问列表可以根据数据包的源</w:t>
            </w:r>
            <w:r w:rsidRPr="00350C5F">
              <w:t>IP</w:t>
            </w:r>
            <w:r w:rsidRPr="00350C5F">
              <w:t>地址定义规则，进行数据包的过滤。</w:t>
            </w:r>
            <w:r w:rsidRPr="00350C5F">
              <w:t xml:space="preserve"> </w:t>
            </w:r>
          </w:p>
          <w:p w14:paraId="26ED2AFA" w14:textId="77777777" w:rsidR="00B61CE9" w:rsidRDefault="00381A95" w:rsidP="000023AB">
            <w:pPr>
              <w:rPr>
                <w:ins w:id="2643" w:author="D T" w:date="2019-11-17T21:03:00Z"/>
              </w:rPr>
              <w:pPrChange w:id="2644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r w:rsidRPr="00350C5F">
              <w:t>扩展</w:t>
            </w:r>
            <w:r w:rsidRPr="00350C5F">
              <w:t>IP</w:t>
            </w:r>
            <w:r w:rsidRPr="00350C5F">
              <w:t>访问列表可以根据数据包的源</w:t>
            </w:r>
            <w:r w:rsidRPr="00350C5F">
              <w:t>IP</w:t>
            </w:r>
            <w:r w:rsidRPr="00350C5F">
              <w:t>、目的</w:t>
            </w:r>
            <w:r w:rsidRPr="00350C5F">
              <w:t>IP</w:t>
            </w:r>
            <w:r w:rsidRPr="00350C5F">
              <w:t>、源端口、目的端口、协议来定义规则，进行数据包的过滤。</w:t>
            </w:r>
          </w:p>
          <w:p w14:paraId="6EC7FA21" w14:textId="77777777" w:rsidR="00B61CE9" w:rsidRDefault="00381A95" w:rsidP="000023AB">
            <w:pPr>
              <w:rPr>
                <w:ins w:id="2645" w:author="D T" w:date="2019-11-17T21:03:00Z"/>
              </w:rPr>
              <w:pPrChange w:id="2646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del w:id="2647" w:author="D T" w:date="2019-11-17T20:52:00Z">
              <w:r w:rsidRPr="00350C5F" w:rsidDel="00CE6F48">
                <w:delText xml:space="preserve"> </w:delText>
              </w:r>
            </w:del>
            <w:r w:rsidRPr="00350C5F">
              <w:t>IP ACL</w:t>
            </w:r>
            <w:r w:rsidRPr="00350C5F">
              <w:t>基于接口进行规则的应用，分为</w:t>
            </w:r>
            <w:r w:rsidRPr="00350C5F">
              <w:t>:</w:t>
            </w:r>
            <w:r w:rsidRPr="00350C5F">
              <w:t>入</w:t>
            </w:r>
            <w:proofErr w:type="gramStart"/>
            <w:r w:rsidRPr="00350C5F">
              <w:t>栈</w:t>
            </w:r>
            <w:proofErr w:type="gramEnd"/>
            <w:r w:rsidRPr="00350C5F">
              <w:t>应用和出</w:t>
            </w:r>
            <w:proofErr w:type="gramStart"/>
            <w:r w:rsidRPr="00350C5F">
              <w:t>栈</w:t>
            </w:r>
            <w:proofErr w:type="gramEnd"/>
            <w:r w:rsidRPr="00350C5F">
              <w:t>应用。</w:t>
            </w:r>
            <w:del w:id="2648" w:author="D T" w:date="2019-11-17T20:52:00Z">
              <w:r w:rsidRPr="00350C5F" w:rsidDel="00CE6F48">
                <w:delText xml:space="preserve"> </w:delText>
              </w:r>
            </w:del>
            <w:r w:rsidRPr="00350C5F">
              <w:t>入</w:t>
            </w:r>
            <w:proofErr w:type="gramStart"/>
            <w:r w:rsidRPr="00350C5F">
              <w:t>栈</w:t>
            </w:r>
            <w:proofErr w:type="gramEnd"/>
            <w:r w:rsidRPr="00350C5F">
              <w:t>应用是指由外部经该接口进行路由器的数据包进行过滤。</w:t>
            </w:r>
            <w:r w:rsidRPr="00350C5F">
              <w:t xml:space="preserve"> </w:t>
            </w:r>
            <w:r w:rsidRPr="00350C5F">
              <w:t>出</w:t>
            </w:r>
            <w:proofErr w:type="gramStart"/>
            <w:r w:rsidRPr="00350C5F">
              <w:t>栈</w:t>
            </w:r>
            <w:proofErr w:type="gramEnd"/>
            <w:r w:rsidRPr="00350C5F">
              <w:t>应用是指路由器从该接口向外转发数据时进行数据包的过滤。</w:t>
            </w:r>
            <w:r w:rsidRPr="00350C5F">
              <w:t xml:space="preserve"> </w:t>
            </w:r>
          </w:p>
          <w:p w14:paraId="1837C7F3" w14:textId="739679B5" w:rsidR="00381A95" w:rsidRDefault="00381A95" w:rsidP="000023AB">
            <w:pPr>
              <w:pPrChange w:id="2649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r w:rsidRPr="00350C5F">
              <w:t xml:space="preserve">IP ACL </w:t>
            </w:r>
            <w:r w:rsidRPr="00350C5F">
              <w:t>的配置有两种方式</w:t>
            </w:r>
            <w:r w:rsidRPr="00350C5F">
              <w:t>:</w:t>
            </w:r>
            <w:r w:rsidRPr="00350C5F">
              <w:t>按照编号的访问列表，按照命名的访问列表。</w:t>
            </w:r>
            <w:r w:rsidRPr="00350C5F">
              <w:t xml:space="preserve"> </w:t>
            </w:r>
            <w:r w:rsidRPr="00350C5F">
              <w:t>标准</w:t>
            </w:r>
            <w:r w:rsidRPr="00350C5F">
              <w:t>IP</w:t>
            </w:r>
            <w:r w:rsidRPr="00350C5F">
              <w:t>访问列表编号范围是</w:t>
            </w:r>
            <w:r w:rsidRPr="00350C5F">
              <w:t>1~99</w:t>
            </w:r>
            <w:r w:rsidRPr="00350C5F">
              <w:t>、</w:t>
            </w:r>
            <w:r w:rsidRPr="00350C5F">
              <w:t>1300~1999</w:t>
            </w:r>
            <w:r w:rsidRPr="00350C5F">
              <w:t>，扩展</w:t>
            </w:r>
            <w:r w:rsidRPr="00350C5F">
              <w:t>IP</w:t>
            </w:r>
            <w:r w:rsidRPr="00350C5F">
              <w:t>访问列表编号范围是</w:t>
            </w:r>
            <w:r w:rsidRPr="00350C5F">
              <w:t>100~199</w:t>
            </w:r>
            <w:r w:rsidRPr="00350C5F">
              <w:t>、</w:t>
            </w:r>
            <w:r w:rsidRPr="00350C5F">
              <w:t>2000~2699</w:t>
            </w:r>
            <w:r w:rsidRPr="00350C5F">
              <w:t>。</w:t>
            </w:r>
          </w:p>
          <w:p w14:paraId="2EFE7AE3" w14:textId="77777777" w:rsidR="00381A95" w:rsidRDefault="00381A95" w:rsidP="00B96B55">
            <w:pPr>
              <w:pStyle w:val="aa"/>
              <w:ind w:left="240" w:right="240" w:firstLineChars="0" w:firstLine="0"/>
              <w:rPr>
                <w:rFonts w:ascii="宋体" w:hAnsi="宋体"/>
                <w:szCs w:val="24"/>
              </w:rPr>
            </w:pPr>
          </w:p>
          <w:p w14:paraId="73BD267C" w14:textId="0056DA6C" w:rsidR="00381A95" w:rsidRPr="000023AB" w:rsidRDefault="000023AB" w:rsidP="000023AB">
            <w:pPr>
              <w:pStyle w:val="2"/>
              <w:rPr>
                <w:ins w:id="2650" w:author="D T" w:date="2019-11-17T21:03:00Z"/>
                <w:rPrChange w:id="2651" w:author="D T" w:date="2019-11-19T00:28:00Z">
                  <w:rPr>
                    <w:ins w:id="2652" w:author="D T" w:date="2019-11-17T21:03:00Z"/>
                  </w:rPr>
                </w:rPrChange>
              </w:rPr>
              <w:pPrChange w:id="2653" w:author="D T" w:date="2019-11-19T00:28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ins w:id="2654" w:author="D T" w:date="2019-11-19T00:28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r w:rsidR="00381A95" w:rsidRPr="000023AB">
              <w:rPr>
                <w:rFonts w:hint="eastAsia"/>
                <w:rPrChange w:id="2655" w:author="D T" w:date="2019-11-19T00:28:00Z">
                  <w:rPr>
                    <w:rFonts w:hint="eastAsia"/>
                  </w:rPr>
                </w:rPrChange>
              </w:rPr>
              <w:t>左边路由器设置</w:t>
            </w:r>
          </w:p>
          <w:p w14:paraId="13F6BBF7" w14:textId="77777777" w:rsidR="00B61CE9" w:rsidRPr="00B61CE9" w:rsidRDefault="00B61CE9">
            <w:pPr>
              <w:ind w:right="240"/>
              <w:rPr>
                <w:rFonts w:ascii="宋体" w:hAnsi="宋体"/>
                <w:szCs w:val="24"/>
                <w:rPrChange w:id="2656" w:author="D T" w:date="2019-11-17T21:03:00Z">
                  <w:rPr/>
                </w:rPrChange>
              </w:rPr>
              <w:pPrChange w:id="2657" w:author="D T" w:date="2019-11-17T21:03:00Z">
                <w:pPr>
                  <w:pStyle w:val="aa"/>
                  <w:numPr>
                    <w:numId w:val="2"/>
                  </w:numPr>
                  <w:ind w:left="360" w:firstLineChars="0" w:hanging="360"/>
                </w:pPr>
              </w:pPrChange>
            </w:pPr>
          </w:p>
          <w:p w14:paraId="3A7A62F3" w14:textId="5DAF8726" w:rsidR="00381A95" w:rsidRDefault="00B61CE9" w:rsidP="000023AB">
            <w:pPr>
              <w:pPrChange w:id="2658" w:author="D T" w:date="2019-11-19T00:28:00Z">
                <w:pPr>
                  <w:ind w:right="240"/>
                </w:pPr>
              </w:pPrChange>
            </w:pPr>
            <w:ins w:id="2659" w:author="D T" w:date="2019-11-17T21:03:00Z">
              <w:r>
                <w:rPr>
                  <w:rFonts w:hint="eastAsia"/>
                </w:rPr>
                <w:t>第一步：路由器的基本配置</w:t>
              </w:r>
            </w:ins>
          </w:p>
          <w:p w14:paraId="0432E085" w14:textId="77777777" w:rsidR="00381A95" w:rsidRPr="00350C5F" w:rsidRDefault="00381A95" w:rsidP="000023AB">
            <w:pPr>
              <w:pPrChange w:id="2660" w:author="D T" w:date="2019-11-19T00:28:00Z">
                <w:pPr>
                  <w:ind w:right="240"/>
                </w:pPr>
              </w:pPrChange>
            </w:pPr>
            <w:r w:rsidRPr="00350C5F">
              <w:t>no</w:t>
            </w:r>
          </w:p>
          <w:p w14:paraId="2EDBF26F" w14:textId="77777777" w:rsidR="00381A95" w:rsidRPr="00350C5F" w:rsidRDefault="00381A95" w:rsidP="000023AB">
            <w:pPr>
              <w:pPrChange w:id="2661" w:author="D T" w:date="2019-11-19T00:28:00Z">
                <w:pPr>
                  <w:ind w:right="240"/>
                </w:pPr>
              </w:pPrChange>
            </w:pPr>
            <w:r w:rsidRPr="00350C5F">
              <w:t>Router&gt;</w:t>
            </w:r>
            <w:proofErr w:type="spellStart"/>
            <w:r w:rsidRPr="00350C5F">
              <w:t>en</w:t>
            </w:r>
            <w:proofErr w:type="spellEnd"/>
          </w:p>
          <w:p w14:paraId="46F054EE" w14:textId="77777777" w:rsidR="00381A95" w:rsidRPr="00350C5F" w:rsidRDefault="00381A95" w:rsidP="000023AB">
            <w:pPr>
              <w:pPrChange w:id="2662" w:author="D T" w:date="2019-11-19T00:28:00Z">
                <w:pPr>
                  <w:ind w:right="240"/>
                </w:pPr>
              </w:pPrChange>
            </w:pPr>
            <w:proofErr w:type="spellStart"/>
            <w:r w:rsidRPr="00350C5F">
              <w:t>Router#conf</w:t>
            </w:r>
            <w:proofErr w:type="spellEnd"/>
            <w:r w:rsidRPr="00350C5F">
              <w:t xml:space="preserve"> t</w:t>
            </w:r>
          </w:p>
          <w:p w14:paraId="0CF708AE" w14:textId="77777777" w:rsidR="00381A95" w:rsidRPr="00350C5F" w:rsidRDefault="00381A95" w:rsidP="000023AB">
            <w:pPr>
              <w:pPrChange w:id="2663" w:author="D T" w:date="2019-11-19T00:28:00Z">
                <w:pPr>
                  <w:ind w:right="240"/>
                </w:pPr>
              </w:pPrChange>
            </w:pPr>
            <w:r w:rsidRPr="00350C5F">
              <w:lastRenderedPageBreak/>
              <w:t>Router(config)#inter loop0</w:t>
            </w:r>
          </w:p>
          <w:p w14:paraId="7C14A2FF" w14:textId="77777777" w:rsidR="00381A95" w:rsidRPr="00350C5F" w:rsidRDefault="00381A95" w:rsidP="000023AB">
            <w:pPr>
              <w:pPrChange w:id="2664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spellStart"/>
            <w:proofErr w:type="gramEnd"/>
            <w:r w:rsidRPr="00350C5F">
              <w:t>ip</w:t>
            </w:r>
            <w:proofErr w:type="spellEnd"/>
            <w:r w:rsidRPr="00350C5F">
              <w:t xml:space="preserve"> address 172.16.1.1 255.255.255.0</w:t>
            </w:r>
          </w:p>
          <w:p w14:paraId="3EBDFBC9" w14:textId="77777777" w:rsidR="00381A95" w:rsidRPr="00350C5F" w:rsidRDefault="00381A95" w:rsidP="000023AB">
            <w:pPr>
              <w:pPrChange w:id="2665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no shut</w:t>
            </w:r>
          </w:p>
          <w:p w14:paraId="19711E45" w14:textId="77777777" w:rsidR="00381A95" w:rsidRPr="00350C5F" w:rsidRDefault="00381A95" w:rsidP="000023AB">
            <w:pPr>
              <w:pPrChange w:id="2666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inter loop1</w:t>
            </w:r>
          </w:p>
          <w:p w14:paraId="23A30526" w14:textId="77777777" w:rsidR="00381A95" w:rsidRPr="00350C5F" w:rsidRDefault="00381A95" w:rsidP="000023AB">
            <w:pPr>
              <w:pPrChange w:id="2667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spellStart"/>
            <w:proofErr w:type="gramEnd"/>
            <w:r w:rsidRPr="00350C5F">
              <w:t>ip</w:t>
            </w:r>
            <w:proofErr w:type="spellEnd"/>
            <w:r w:rsidRPr="00350C5F">
              <w:t xml:space="preserve"> address 172.16.2.1 255.255.255.0</w:t>
            </w:r>
          </w:p>
          <w:p w14:paraId="4009529B" w14:textId="77777777" w:rsidR="00381A95" w:rsidRPr="00350C5F" w:rsidRDefault="00381A95" w:rsidP="000023AB">
            <w:pPr>
              <w:pPrChange w:id="2668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no shut</w:t>
            </w:r>
          </w:p>
          <w:p w14:paraId="40B2C8F1" w14:textId="77777777" w:rsidR="00381A95" w:rsidRPr="00350C5F" w:rsidRDefault="00381A95" w:rsidP="000023AB">
            <w:pPr>
              <w:pPrChange w:id="2669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inter se2/0</w:t>
            </w:r>
          </w:p>
          <w:p w14:paraId="25D3AE14" w14:textId="77777777" w:rsidR="00381A95" w:rsidRPr="00350C5F" w:rsidRDefault="00381A95" w:rsidP="000023AB">
            <w:pPr>
              <w:pPrChange w:id="2670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clock rate 64000</w:t>
            </w:r>
          </w:p>
          <w:p w14:paraId="44C9F7A7" w14:textId="77777777" w:rsidR="00381A95" w:rsidRPr="00350C5F" w:rsidRDefault="00381A95" w:rsidP="000023AB">
            <w:pPr>
              <w:pPrChange w:id="2671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spellStart"/>
            <w:proofErr w:type="gramEnd"/>
            <w:r w:rsidRPr="00350C5F">
              <w:t>ip</w:t>
            </w:r>
            <w:proofErr w:type="spellEnd"/>
            <w:r w:rsidRPr="00350C5F">
              <w:t xml:space="preserve"> address 172.16.3.1 255.255.255.0</w:t>
            </w:r>
          </w:p>
          <w:p w14:paraId="132E98F6" w14:textId="77777777" w:rsidR="00381A95" w:rsidRPr="00350C5F" w:rsidRDefault="00381A95" w:rsidP="000023AB">
            <w:pPr>
              <w:pPrChange w:id="2672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no shut</w:t>
            </w:r>
          </w:p>
          <w:p w14:paraId="7DAEE04B" w14:textId="38488667" w:rsidR="00381A95" w:rsidRDefault="00381A95" w:rsidP="000023AB">
            <w:pPr>
              <w:rPr>
                <w:ins w:id="2673" w:author="D T" w:date="2019-11-17T21:04:00Z"/>
              </w:rPr>
              <w:pPrChange w:id="2674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exit</w:t>
            </w:r>
          </w:p>
          <w:p w14:paraId="5158F263" w14:textId="77777777" w:rsidR="00B61CE9" w:rsidRDefault="00B61CE9" w:rsidP="000023AB">
            <w:pPr>
              <w:rPr>
                <w:ins w:id="2675" w:author="D T" w:date="2019-11-17T21:04:00Z"/>
              </w:rPr>
              <w:pPrChange w:id="2676" w:author="D T" w:date="2019-11-19T00:28:00Z">
                <w:pPr>
                  <w:ind w:right="240"/>
                </w:pPr>
              </w:pPrChange>
            </w:pPr>
          </w:p>
          <w:p w14:paraId="447B7032" w14:textId="63D9DEE3" w:rsidR="00B61CE9" w:rsidRPr="00350C5F" w:rsidRDefault="00B61CE9" w:rsidP="000023AB">
            <w:pPr>
              <w:pPrChange w:id="2677" w:author="D T" w:date="2019-11-19T00:28:00Z">
                <w:pPr>
                  <w:ind w:right="240"/>
                </w:pPr>
              </w:pPrChange>
            </w:pPr>
            <w:ins w:id="2678" w:author="D T" w:date="2019-11-17T21:04:00Z">
              <w:r>
                <w:rPr>
                  <w:rFonts w:hint="eastAsia"/>
                </w:rPr>
                <w:t>第二步：路由配置</w:t>
              </w:r>
            </w:ins>
          </w:p>
          <w:p w14:paraId="38DF8FAA" w14:textId="77777777" w:rsidR="00381A95" w:rsidRPr="00350C5F" w:rsidRDefault="00381A95" w:rsidP="000023AB">
            <w:pPr>
              <w:pPrChange w:id="2679" w:author="D T" w:date="2019-11-19T00:28:00Z">
                <w:pPr>
                  <w:ind w:right="240"/>
                </w:pPr>
              </w:pPrChange>
            </w:pPr>
            <w:r w:rsidRPr="00350C5F">
              <w:t>Router(config)#</w:t>
            </w:r>
            <w:proofErr w:type="spellStart"/>
            <w:r w:rsidRPr="00350C5F">
              <w:t>ip</w:t>
            </w:r>
            <w:proofErr w:type="spellEnd"/>
            <w:r w:rsidRPr="00350C5F">
              <w:t xml:space="preserve"> route 0.0.0.0 0.0.0.0 172.16.3.2</w:t>
            </w:r>
          </w:p>
          <w:p w14:paraId="73972E51" w14:textId="77777777" w:rsidR="00381A95" w:rsidRPr="00350C5F" w:rsidRDefault="00381A95" w:rsidP="000023AB">
            <w:pPr>
              <w:pPrChange w:id="2680" w:author="D T" w:date="2019-11-19T00:28:00Z">
                <w:pPr>
                  <w:ind w:right="240"/>
                </w:pPr>
              </w:pPrChange>
            </w:pPr>
            <w:r w:rsidRPr="00350C5F">
              <w:t>Router(config)#end</w:t>
            </w:r>
          </w:p>
          <w:p w14:paraId="09D8D729" w14:textId="77777777" w:rsidR="00381A95" w:rsidRPr="00350C5F" w:rsidRDefault="00381A95" w:rsidP="000023AB">
            <w:pPr>
              <w:pPrChange w:id="2681" w:author="D T" w:date="2019-11-19T00:28:00Z">
                <w:pPr>
                  <w:ind w:right="240"/>
                </w:pPr>
              </w:pPrChange>
            </w:pPr>
            <w:proofErr w:type="spellStart"/>
            <w:r w:rsidRPr="00350C5F">
              <w:t>Router#sh</w:t>
            </w:r>
            <w:proofErr w:type="spellEnd"/>
            <w:r w:rsidRPr="00350C5F">
              <w:t xml:space="preserve"> run</w:t>
            </w:r>
          </w:p>
          <w:p w14:paraId="5EC2EB94" w14:textId="77777777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76D462A1" w14:textId="495DA462" w:rsidR="00381A95" w:rsidRDefault="000023AB" w:rsidP="000023AB">
            <w:pPr>
              <w:pStyle w:val="2"/>
              <w:rPr>
                <w:ins w:id="2682" w:author="D T" w:date="2019-11-17T21:04:00Z"/>
              </w:rPr>
              <w:pPrChange w:id="2683" w:author="D T" w:date="2019-11-19T00:28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ins w:id="2684" w:author="D T" w:date="2019-11-19T00:28:00Z">
              <w:r>
                <w:rPr>
                  <w:rFonts w:hint="eastAsia"/>
                </w:rPr>
                <w:t>4</w:t>
              </w:r>
              <w:r>
                <w:t>.</w:t>
              </w:r>
            </w:ins>
            <w:r w:rsidR="00381A95">
              <w:rPr>
                <w:rFonts w:hint="eastAsia"/>
              </w:rPr>
              <w:t>右边路由器设置</w:t>
            </w:r>
          </w:p>
          <w:p w14:paraId="7297FC38" w14:textId="77777777" w:rsidR="00B61CE9" w:rsidRPr="00B61CE9" w:rsidRDefault="00B61CE9">
            <w:pPr>
              <w:ind w:right="240"/>
              <w:rPr>
                <w:ins w:id="2685" w:author="D T" w:date="2019-11-17T20:53:00Z"/>
                <w:rFonts w:ascii="宋体" w:hAnsi="宋体"/>
                <w:szCs w:val="24"/>
                <w:rPrChange w:id="2686" w:author="D T" w:date="2019-11-17T21:04:00Z">
                  <w:rPr>
                    <w:ins w:id="2687" w:author="D T" w:date="2019-11-17T20:53:00Z"/>
                  </w:rPr>
                </w:rPrChange>
              </w:rPr>
              <w:pPrChange w:id="2688" w:author="D T" w:date="2019-11-17T21:04:00Z">
                <w:pPr>
                  <w:pStyle w:val="aa"/>
                  <w:numPr>
                    <w:numId w:val="2"/>
                  </w:numPr>
                  <w:ind w:left="360" w:firstLineChars="0" w:hanging="360"/>
                </w:pPr>
              </w:pPrChange>
            </w:pPr>
          </w:p>
          <w:p w14:paraId="03C20305" w14:textId="3373C365" w:rsidR="001C4D27" w:rsidRPr="001C4D27" w:rsidRDefault="00B61CE9" w:rsidP="000023AB">
            <w:pPr>
              <w:rPr>
                <w:rPrChange w:id="2689" w:author="D T" w:date="2019-11-17T20:53:00Z">
                  <w:rPr/>
                </w:rPrChange>
              </w:rPr>
              <w:pPrChange w:id="2690" w:author="D T" w:date="2019-11-19T00:29:00Z">
                <w:pPr>
                  <w:pStyle w:val="aa"/>
                  <w:numPr>
                    <w:numId w:val="2"/>
                  </w:numPr>
                  <w:ind w:left="360" w:firstLineChars="0" w:hanging="360"/>
                </w:pPr>
              </w:pPrChange>
            </w:pPr>
            <w:ins w:id="2691" w:author="D T" w:date="2019-11-17T21:04:00Z">
              <w:r>
                <w:rPr>
                  <w:rFonts w:hint="eastAsia"/>
                </w:rPr>
                <w:t>第一步：路由器的基本配置</w:t>
              </w:r>
            </w:ins>
          </w:p>
          <w:p w14:paraId="4CD8C0D6" w14:textId="77777777" w:rsidR="00381A95" w:rsidRPr="00350C5F" w:rsidRDefault="00381A95" w:rsidP="000023AB">
            <w:pPr>
              <w:pPrChange w:id="2692" w:author="D T" w:date="2019-11-19T00:29:00Z">
                <w:pPr>
                  <w:ind w:right="240"/>
                </w:pPr>
              </w:pPrChange>
            </w:pPr>
            <w:r w:rsidRPr="00350C5F">
              <w:t>no</w:t>
            </w:r>
          </w:p>
          <w:p w14:paraId="326A9F72" w14:textId="77777777" w:rsidR="00381A95" w:rsidRPr="00350C5F" w:rsidRDefault="00381A95" w:rsidP="000023AB">
            <w:pPr>
              <w:pPrChange w:id="2693" w:author="D T" w:date="2019-11-19T00:29:00Z">
                <w:pPr>
                  <w:ind w:right="240"/>
                </w:pPr>
              </w:pPrChange>
            </w:pPr>
            <w:r w:rsidRPr="00350C5F">
              <w:t>Router&gt;</w:t>
            </w:r>
            <w:proofErr w:type="spellStart"/>
            <w:r w:rsidRPr="00350C5F">
              <w:t>en</w:t>
            </w:r>
            <w:proofErr w:type="spellEnd"/>
          </w:p>
          <w:p w14:paraId="3F7399C0" w14:textId="77777777" w:rsidR="00381A95" w:rsidRPr="00350C5F" w:rsidRDefault="00381A95" w:rsidP="000023AB">
            <w:pPr>
              <w:pPrChange w:id="2694" w:author="D T" w:date="2019-11-19T00:29:00Z">
                <w:pPr>
                  <w:ind w:right="240"/>
                </w:pPr>
              </w:pPrChange>
            </w:pPr>
            <w:proofErr w:type="spellStart"/>
            <w:r w:rsidRPr="00350C5F">
              <w:t>Router#conf</w:t>
            </w:r>
            <w:proofErr w:type="spellEnd"/>
            <w:r w:rsidRPr="00350C5F">
              <w:t xml:space="preserve"> t</w:t>
            </w:r>
          </w:p>
          <w:p w14:paraId="50DE4393" w14:textId="77777777" w:rsidR="00381A95" w:rsidRPr="00350C5F" w:rsidRDefault="00381A95" w:rsidP="000023AB">
            <w:pPr>
              <w:pPrChange w:id="2695" w:author="D T" w:date="2019-11-19T00:29:00Z">
                <w:pPr>
                  <w:ind w:right="240"/>
                </w:pPr>
              </w:pPrChange>
            </w:pPr>
            <w:r w:rsidRPr="00350C5F">
              <w:t>Router(config)#inter se2/0</w:t>
            </w:r>
          </w:p>
          <w:p w14:paraId="79D33CA9" w14:textId="77777777" w:rsidR="00381A95" w:rsidRPr="00350C5F" w:rsidRDefault="00381A95" w:rsidP="000023AB">
            <w:pPr>
              <w:pPrChange w:id="2696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clock rate 64000</w:t>
            </w:r>
          </w:p>
          <w:p w14:paraId="37CB0C91" w14:textId="77777777" w:rsidR="00381A95" w:rsidRPr="00350C5F" w:rsidRDefault="00381A95" w:rsidP="000023AB">
            <w:pPr>
              <w:pPrChange w:id="2697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spellStart"/>
            <w:proofErr w:type="gramEnd"/>
            <w:r w:rsidRPr="00350C5F">
              <w:t>ip</w:t>
            </w:r>
            <w:proofErr w:type="spellEnd"/>
            <w:r w:rsidRPr="00350C5F">
              <w:t xml:space="preserve"> address 172.16.3.2 255.255.255.0</w:t>
            </w:r>
          </w:p>
          <w:p w14:paraId="03ADE32E" w14:textId="77777777" w:rsidR="00381A95" w:rsidRPr="00350C5F" w:rsidRDefault="00381A95" w:rsidP="000023AB">
            <w:pPr>
              <w:pPrChange w:id="2698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no shut</w:t>
            </w:r>
          </w:p>
          <w:p w14:paraId="40F120A5" w14:textId="77777777" w:rsidR="00381A95" w:rsidRPr="00350C5F" w:rsidRDefault="00381A95" w:rsidP="000023AB">
            <w:pPr>
              <w:pPrChange w:id="2699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inter fa0/0</w:t>
            </w:r>
          </w:p>
          <w:p w14:paraId="7D7E37F9" w14:textId="77777777" w:rsidR="00381A95" w:rsidRPr="00350C5F" w:rsidRDefault="00381A95" w:rsidP="000023AB">
            <w:pPr>
              <w:pPrChange w:id="2700" w:author="D T" w:date="2019-11-19T00:29:00Z">
                <w:pPr>
                  <w:ind w:right="240"/>
                </w:pPr>
              </w:pPrChange>
            </w:pPr>
            <w:r w:rsidRPr="00350C5F">
              <w:lastRenderedPageBreak/>
              <w:t>Router(config-</w:t>
            </w:r>
            <w:proofErr w:type="gramStart"/>
            <w:r w:rsidRPr="00350C5F">
              <w:t>if)#</w:t>
            </w:r>
            <w:proofErr w:type="spellStart"/>
            <w:proofErr w:type="gramEnd"/>
            <w:r w:rsidRPr="00350C5F">
              <w:t>ip</w:t>
            </w:r>
            <w:proofErr w:type="spellEnd"/>
            <w:r w:rsidRPr="00350C5F">
              <w:t xml:space="preserve"> address 172.16.4.1 255.255.255.0</w:t>
            </w:r>
          </w:p>
          <w:p w14:paraId="6E364A15" w14:textId="77777777" w:rsidR="00381A95" w:rsidRPr="00350C5F" w:rsidRDefault="00381A95" w:rsidP="000023AB">
            <w:pPr>
              <w:pPrChange w:id="2701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no shut</w:t>
            </w:r>
          </w:p>
          <w:p w14:paraId="7610558B" w14:textId="0F8DB680" w:rsidR="00B61CE9" w:rsidRDefault="00381A95" w:rsidP="000023AB">
            <w:pPr>
              <w:rPr>
                <w:ins w:id="2702" w:author="D T" w:date="2019-11-17T21:04:00Z"/>
              </w:rPr>
              <w:pPrChange w:id="2703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exit</w:t>
            </w:r>
          </w:p>
          <w:p w14:paraId="4A9EF722" w14:textId="77777777" w:rsidR="006C68FD" w:rsidRDefault="006C68FD" w:rsidP="000023AB">
            <w:pPr>
              <w:rPr>
                <w:ins w:id="2704" w:author="D T" w:date="2019-11-17T21:04:00Z"/>
              </w:rPr>
              <w:pPrChange w:id="2705" w:author="D T" w:date="2019-11-19T00:29:00Z">
                <w:pPr>
                  <w:ind w:right="240"/>
                </w:pPr>
              </w:pPrChange>
            </w:pPr>
          </w:p>
          <w:p w14:paraId="7E2480F0" w14:textId="743C4A65" w:rsidR="00B61CE9" w:rsidRPr="00350C5F" w:rsidRDefault="00B61CE9" w:rsidP="000023AB">
            <w:pPr>
              <w:pPrChange w:id="2706" w:author="D T" w:date="2019-11-19T00:29:00Z">
                <w:pPr>
                  <w:ind w:right="240"/>
                </w:pPr>
              </w:pPrChange>
            </w:pPr>
            <w:ins w:id="2707" w:author="D T" w:date="2019-11-17T21:04:00Z">
              <w:r>
                <w:rPr>
                  <w:rFonts w:hint="eastAsia"/>
                </w:rPr>
                <w:t>第二步：配置路由</w:t>
              </w:r>
            </w:ins>
          </w:p>
          <w:p w14:paraId="28A7C9AE" w14:textId="4F7BBAC1" w:rsidR="00381A95" w:rsidRDefault="00381A95" w:rsidP="000023AB">
            <w:pPr>
              <w:rPr>
                <w:ins w:id="2708" w:author="D T" w:date="2019-11-17T21:05:00Z"/>
              </w:rPr>
              <w:pPrChange w:id="2709" w:author="D T" w:date="2019-11-19T00:29:00Z">
                <w:pPr>
                  <w:ind w:right="240"/>
                </w:pPr>
              </w:pPrChange>
            </w:pPr>
            <w:r w:rsidRPr="00350C5F">
              <w:t>Router(config)#</w:t>
            </w:r>
            <w:proofErr w:type="spellStart"/>
            <w:r w:rsidRPr="00350C5F">
              <w:t>ip</w:t>
            </w:r>
            <w:proofErr w:type="spellEnd"/>
            <w:r w:rsidRPr="00350C5F">
              <w:t xml:space="preserve"> route 0.0.0.0 0.0.0.0 172.16.3.1</w:t>
            </w:r>
          </w:p>
          <w:p w14:paraId="58B84B10" w14:textId="3124938F" w:rsidR="006C68FD" w:rsidRDefault="006C68FD" w:rsidP="000023AB">
            <w:pPr>
              <w:rPr>
                <w:ins w:id="2710" w:author="D T" w:date="2019-11-17T21:05:00Z"/>
              </w:rPr>
              <w:pPrChange w:id="2711" w:author="D T" w:date="2019-11-19T00:29:00Z">
                <w:pPr>
                  <w:ind w:right="240"/>
                </w:pPr>
              </w:pPrChange>
            </w:pPr>
          </w:p>
          <w:p w14:paraId="633D9A42" w14:textId="30E134B7" w:rsidR="006C68FD" w:rsidRPr="00350C5F" w:rsidRDefault="006C68FD" w:rsidP="000023AB">
            <w:pPr>
              <w:pPrChange w:id="2712" w:author="D T" w:date="2019-11-19T00:29:00Z">
                <w:pPr>
                  <w:ind w:right="240"/>
                </w:pPr>
              </w:pPrChange>
            </w:pPr>
            <w:ins w:id="2713" w:author="D T" w:date="2019-11-17T21:05:00Z">
              <w:r>
                <w:rPr>
                  <w:rFonts w:hint="eastAsia"/>
                </w:rPr>
                <w:t>第三步：配置标准</w:t>
              </w:r>
              <w:proofErr w:type="spellStart"/>
              <w:r>
                <w:rPr>
                  <w:rFonts w:hint="eastAsia"/>
                </w:rPr>
                <w:t>ip</w:t>
              </w:r>
              <w:proofErr w:type="spellEnd"/>
              <w:r>
                <w:rPr>
                  <w:rFonts w:hint="eastAsia"/>
                </w:rPr>
                <w:t>访问控制列表</w:t>
              </w:r>
            </w:ins>
          </w:p>
          <w:p w14:paraId="47F0DD4B" w14:textId="77777777" w:rsidR="00381A95" w:rsidRPr="00350C5F" w:rsidRDefault="00381A95" w:rsidP="000023AB">
            <w:pPr>
              <w:pPrChange w:id="2714" w:author="D T" w:date="2019-11-19T00:29:00Z">
                <w:pPr>
                  <w:ind w:right="240"/>
                </w:pPr>
              </w:pPrChange>
            </w:pPr>
            <w:r w:rsidRPr="00350C5F">
              <w:t>Router(config)#access-list 10 deny 172.16.1.0 0.0.0.255</w:t>
            </w:r>
          </w:p>
          <w:p w14:paraId="7E667237" w14:textId="77777777" w:rsidR="00381A95" w:rsidRPr="00350C5F" w:rsidRDefault="00381A95" w:rsidP="000023AB">
            <w:pPr>
              <w:pPrChange w:id="2715" w:author="D T" w:date="2019-11-19T00:29:00Z">
                <w:pPr>
                  <w:ind w:right="240"/>
                </w:pPr>
              </w:pPrChange>
            </w:pPr>
            <w:r w:rsidRPr="00350C5F">
              <w:t>Router(config)#access-list 10 permit 172.16.2.0 0.0.0.255</w:t>
            </w:r>
          </w:p>
          <w:p w14:paraId="3B389E5E" w14:textId="77777777" w:rsidR="00381A95" w:rsidRPr="00350C5F" w:rsidRDefault="00381A95" w:rsidP="000023AB">
            <w:pPr>
              <w:pPrChange w:id="2716" w:author="D T" w:date="2019-11-19T00:29:00Z">
                <w:pPr>
                  <w:ind w:right="240"/>
                </w:pPr>
              </w:pPrChange>
            </w:pPr>
            <w:r w:rsidRPr="00350C5F">
              <w:t>Router(config)#inter fa0/0</w:t>
            </w:r>
          </w:p>
          <w:p w14:paraId="062055B1" w14:textId="77777777" w:rsidR="00381A95" w:rsidRPr="00350C5F" w:rsidRDefault="00381A95" w:rsidP="000023AB">
            <w:pPr>
              <w:pPrChange w:id="2717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spellStart"/>
            <w:proofErr w:type="gramEnd"/>
            <w:r w:rsidRPr="00350C5F">
              <w:t>ip</w:t>
            </w:r>
            <w:proofErr w:type="spellEnd"/>
            <w:r w:rsidRPr="00350C5F">
              <w:t xml:space="preserve"> access-group 10 out</w:t>
            </w:r>
          </w:p>
          <w:p w14:paraId="21841D1A" w14:textId="77777777" w:rsidR="00381A95" w:rsidRPr="00350C5F" w:rsidRDefault="00381A95" w:rsidP="000023AB">
            <w:pPr>
              <w:pPrChange w:id="2718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end</w:t>
            </w:r>
          </w:p>
          <w:p w14:paraId="645D31F4" w14:textId="77777777" w:rsidR="00381A95" w:rsidRPr="00350C5F" w:rsidRDefault="00381A95" w:rsidP="000023AB">
            <w:pPr>
              <w:pPrChange w:id="2719" w:author="D T" w:date="2019-11-19T00:29:00Z">
                <w:pPr>
                  <w:ind w:right="240"/>
                </w:pPr>
              </w:pPrChange>
            </w:pPr>
            <w:proofErr w:type="spellStart"/>
            <w:r w:rsidRPr="00350C5F">
              <w:t>Router#sh</w:t>
            </w:r>
            <w:proofErr w:type="spellEnd"/>
            <w:r w:rsidRPr="00350C5F">
              <w:t xml:space="preserve"> run</w:t>
            </w:r>
          </w:p>
          <w:p w14:paraId="665250BA" w14:textId="77777777" w:rsidR="00381A95" w:rsidRDefault="00381A95" w:rsidP="000023AB">
            <w:pPr>
              <w:pPrChange w:id="2720" w:author="D T" w:date="2019-11-19T00:29:00Z">
                <w:pPr>
                  <w:ind w:right="240"/>
                </w:pPr>
              </w:pPrChange>
            </w:pPr>
          </w:p>
          <w:p w14:paraId="7EEFEFC5" w14:textId="22986F07" w:rsidR="00381A95" w:rsidRDefault="000023AB" w:rsidP="000023AB">
            <w:pPr>
              <w:pStyle w:val="2"/>
              <w:pPrChange w:id="2721" w:author="D T" w:date="2019-11-19T00:29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ins w:id="2722" w:author="D T" w:date="2019-11-19T00:29:00Z">
              <w:r>
                <w:rPr>
                  <w:rFonts w:hint="eastAsia"/>
                </w:rPr>
                <w:t>5</w:t>
              </w:r>
              <w:r>
                <w:t>.</w:t>
              </w:r>
            </w:ins>
            <w:r w:rsidR="00381A95">
              <w:rPr>
                <w:rFonts w:hint="eastAsia"/>
              </w:rPr>
              <w:t>测试拓扑结构</w:t>
            </w:r>
          </w:p>
          <w:p w14:paraId="55CE509A" w14:textId="7C3838B8" w:rsidR="00381A95" w:rsidRPr="00350C5F" w:rsidRDefault="007877DA" w:rsidP="000023AB">
            <w:pPr>
              <w:pPrChange w:id="2723" w:author="D T" w:date="2019-11-19T00:29:00Z">
                <w:pPr>
                  <w:ind w:right="240"/>
                </w:pPr>
              </w:pPrChange>
            </w:pPr>
            <w:ins w:id="2724" w:author="D T" w:date="2019-11-17T20:55:00Z">
              <w:r>
                <w:rPr>
                  <w:rFonts w:hint="eastAsia"/>
                </w:rPr>
                <w:t>对最右边的主机，也就是</w:t>
              </w:r>
              <w:r>
                <w:rPr>
                  <w:rFonts w:hint="eastAsia"/>
                </w:rPr>
                <w:t>1</w:t>
              </w:r>
              <w:r>
                <w:t>72.16.4.2</w:t>
              </w:r>
              <w:r>
                <w:rPr>
                  <w:rFonts w:hint="eastAsia"/>
                </w:rPr>
                <w:t>这台主机进行</w:t>
              </w:r>
              <w:r>
                <w:rPr>
                  <w:rFonts w:hint="eastAsia"/>
                </w:rPr>
                <w:t>ping</w:t>
              </w:r>
              <w:r>
                <w:rPr>
                  <w:rFonts w:hint="eastAsia"/>
                </w:rPr>
                <w:t>命令，可以发现</w:t>
              </w:r>
            </w:ins>
            <w:ins w:id="2725" w:author="D T" w:date="2019-11-17T20:56:00Z">
              <w:r w:rsidR="00443F38">
                <w:rPr>
                  <w:rFonts w:hint="eastAsia"/>
                </w:rPr>
                <w:t>P</w:t>
              </w:r>
            </w:ins>
            <w:ins w:id="2726" w:author="D T" w:date="2019-11-17T20:55:00Z">
              <w:r>
                <w:rPr>
                  <w:rFonts w:hint="eastAsia"/>
                </w:rPr>
                <w:t>ing</w:t>
              </w:r>
            </w:ins>
            <w:ins w:id="2727" w:author="D T" w:date="2019-11-17T20:56:00Z">
              <w:r w:rsidR="00443F38">
                <w:t xml:space="preserve"> </w:t>
              </w:r>
            </w:ins>
            <w:ins w:id="2728" w:author="D T" w:date="2019-11-17T20:55:00Z">
              <w:r>
                <w:t>172.16.2.1</w:t>
              </w:r>
              <w:r>
                <w:rPr>
                  <w:rFonts w:hint="eastAsia"/>
                </w:rPr>
                <w:t>时可以</w:t>
              </w:r>
            </w:ins>
            <w:ins w:id="2729" w:author="D T" w:date="2019-11-17T20:56:00Z">
              <w:r>
                <w:rPr>
                  <w:rFonts w:hint="eastAsia"/>
                </w:rPr>
                <w:t>ping</w:t>
              </w:r>
              <w:r>
                <w:rPr>
                  <w:rFonts w:hint="eastAsia"/>
                </w:rPr>
                <w:t>通，也就是说网段</w:t>
              </w:r>
              <w:r>
                <w:rPr>
                  <w:rFonts w:hint="eastAsia"/>
                </w:rPr>
                <w:t>1</w:t>
              </w:r>
              <w:r>
                <w:t>72.16.2.0</w:t>
              </w:r>
              <w:r>
                <w:rPr>
                  <w:rFonts w:hint="eastAsia"/>
                </w:rPr>
                <w:t>可以与</w:t>
              </w:r>
              <w:r>
                <w:rPr>
                  <w:rFonts w:hint="eastAsia"/>
                </w:rPr>
                <w:t>1</w:t>
              </w:r>
              <w:r>
                <w:t>72.16.4.0</w:t>
              </w:r>
              <w:r>
                <w:rPr>
                  <w:rFonts w:hint="eastAsia"/>
                </w:rPr>
                <w:t>进行通信</w:t>
              </w:r>
            </w:ins>
          </w:p>
          <w:p w14:paraId="66F6FD7C" w14:textId="77777777" w:rsidR="00381A95" w:rsidRDefault="00381A95">
            <w:pPr>
              <w:ind w:right="240"/>
              <w:jc w:val="center"/>
              <w:rPr>
                <w:rFonts w:ascii="宋体" w:hAnsi="宋体"/>
                <w:szCs w:val="24"/>
              </w:rPr>
              <w:pPrChange w:id="2730" w:author="D T" w:date="2019-11-17T20:57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299D3631" wp14:editId="04C1A365">
                  <wp:extent cx="4737100" cy="1455481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56" cy="146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75A36" w14:textId="3FEBFA2E" w:rsidR="00381A95" w:rsidRPr="000023AB" w:rsidRDefault="00443F38" w:rsidP="00B96B55">
            <w:pPr>
              <w:ind w:right="240"/>
              <w:rPr>
                <w:rPrChange w:id="2731" w:author="D T" w:date="2019-11-19T00:29:00Z">
                  <w:rPr>
                    <w:rFonts w:ascii="宋体" w:hAnsi="宋体"/>
                    <w:szCs w:val="24"/>
                  </w:rPr>
                </w:rPrChange>
              </w:rPr>
            </w:pPr>
            <w:ins w:id="2732" w:author="D T" w:date="2019-11-17T20:56:00Z">
              <w:r>
                <w:rPr>
                  <w:rFonts w:ascii="宋体" w:hAnsi="宋体"/>
                  <w:szCs w:val="24"/>
                </w:rPr>
                <w:t>P</w:t>
              </w:r>
              <w:r>
                <w:rPr>
                  <w:rFonts w:ascii="宋体" w:hAnsi="宋体" w:hint="eastAsia"/>
                  <w:szCs w:val="24"/>
                </w:rPr>
                <w:t>ing</w:t>
              </w:r>
              <w:r>
                <w:rPr>
                  <w:rFonts w:ascii="宋体" w:hAnsi="宋体"/>
                  <w:szCs w:val="24"/>
                </w:rPr>
                <w:t xml:space="preserve"> 172.16.1.2</w:t>
              </w:r>
              <w:r>
                <w:rPr>
                  <w:rFonts w:ascii="宋体" w:hAnsi="宋体" w:hint="eastAsia"/>
                  <w:szCs w:val="24"/>
                </w:rPr>
                <w:t>无</w:t>
              </w:r>
              <w:r w:rsidRPr="000023AB">
                <w:rPr>
                  <w:rFonts w:hint="eastAsia"/>
                  <w:rPrChange w:id="2733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法</w:t>
              </w:r>
              <w:r w:rsidRPr="000023AB">
                <w:rPr>
                  <w:rFonts w:hint="eastAsia"/>
                  <w:rPrChange w:id="2734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ping</w:t>
              </w:r>
              <w:r w:rsidRPr="000023AB">
                <w:rPr>
                  <w:rFonts w:hint="eastAsia"/>
                  <w:rPrChange w:id="2735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通</w:t>
              </w:r>
            </w:ins>
            <w:ins w:id="2736" w:author="D T" w:date="2019-11-19T00:09:00Z">
              <w:r w:rsidR="00065D71" w:rsidRPr="000023AB">
                <w:rPr>
                  <w:rFonts w:hint="eastAsia"/>
                  <w:rPrChange w:id="2737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，</w:t>
              </w:r>
            </w:ins>
            <w:ins w:id="2738" w:author="D T" w:date="2019-11-17T20:57:00Z">
              <w:r w:rsidR="00EA4133" w:rsidRPr="000023AB">
                <w:rPr>
                  <w:rFonts w:hint="eastAsia"/>
                  <w:rPrChange w:id="2739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说明网段</w:t>
              </w:r>
              <w:r w:rsidR="00EA4133" w:rsidRPr="000023AB">
                <w:rPr>
                  <w:rFonts w:hint="eastAsia"/>
                  <w:rPrChange w:id="2740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1</w:t>
              </w:r>
              <w:r w:rsidR="00EA4133" w:rsidRPr="000023AB">
                <w:rPr>
                  <w:rPrChange w:id="2741" w:author="D T" w:date="2019-11-19T00:29:00Z">
                    <w:rPr>
                      <w:rFonts w:ascii="宋体" w:hAnsi="宋体"/>
                      <w:szCs w:val="24"/>
                    </w:rPr>
                  </w:rPrChange>
                </w:rPr>
                <w:t>72</w:t>
              </w:r>
              <w:r w:rsidR="00EA4133" w:rsidRPr="000023AB">
                <w:rPr>
                  <w:rFonts w:hint="eastAsia"/>
                  <w:rPrChange w:id="2742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.</w:t>
              </w:r>
              <w:r w:rsidR="00EA4133" w:rsidRPr="000023AB">
                <w:rPr>
                  <w:rPrChange w:id="2743" w:author="D T" w:date="2019-11-19T00:29:00Z">
                    <w:rPr>
                      <w:rFonts w:ascii="宋体" w:hAnsi="宋体"/>
                      <w:szCs w:val="24"/>
                    </w:rPr>
                  </w:rPrChange>
                </w:rPr>
                <w:t>16</w:t>
              </w:r>
              <w:r w:rsidR="00EA4133" w:rsidRPr="000023AB">
                <w:rPr>
                  <w:rFonts w:hint="eastAsia"/>
                  <w:rPrChange w:id="2744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.</w:t>
              </w:r>
              <w:r w:rsidR="00EA4133" w:rsidRPr="000023AB">
                <w:rPr>
                  <w:rPrChange w:id="2745" w:author="D T" w:date="2019-11-19T00:29:00Z">
                    <w:rPr>
                      <w:rFonts w:ascii="宋体" w:hAnsi="宋体"/>
                      <w:szCs w:val="24"/>
                    </w:rPr>
                  </w:rPrChange>
                </w:rPr>
                <w:t>1</w:t>
              </w:r>
              <w:r w:rsidR="00EA4133" w:rsidRPr="000023AB">
                <w:rPr>
                  <w:rFonts w:hint="eastAsia"/>
                  <w:rPrChange w:id="2746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.</w:t>
              </w:r>
              <w:r w:rsidR="00EA4133" w:rsidRPr="000023AB">
                <w:rPr>
                  <w:rPrChange w:id="2747" w:author="D T" w:date="2019-11-19T00:29:00Z">
                    <w:rPr>
                      <w:rFonts w:ascii="宋体" w:hAnsi="宋体"/>
                      <w:szCs w:val="24"/>
                    </w:rPr>
                  </w:rPrChange>
                </w:rPr>
                <w:t>0</w:t>
              </w:r>
              <w:r w:rsidR="00EA4133" w:rsidRPr="000023AB">
                <w:rPr>
                  <w:rFonts w:hint="eastAsia"/>
                  <w:rPrChange w:id="2748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无法去访问</w:t>
              </w:r>
              <w:r w:rsidR="00EA4133" w:rsidRPr="000023AB">
                <w:rPr>
                  <w:rFonts w:hint="eastAsia"/>
                  <w:rPrChange w:id="2749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1</w:t>
              </w:r>
              <w:r w:rsidR="00EA4133" w:rsidRPr="000023AB">
                <w:rPr>
                  <w:rPrChange w:id="2750" w:author="D T" w:date="2019-11-19T00:29:00Z">
                    <w:rPr>
                      <w:rFonts w:ascii="宋体" w:hAnsi="宋体"/>
                      <w:szCs w:val="24"/>
                    </w:rPr>
                  </w:rPrChange>
                </w:rPr>
                <w:t>72</w:t>
              </w:r>
              <w:r w:rsidR="00EA4133" w:rsidRPr="000023AB">
                <w:rPr>
                  <w:rFonts w:hint="eastAsia"/>
                  <w:rPrChange w:id="2751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.</w:t>
              </w:r>
              <w:r w:rsidR="00EA4133" w:rsidRPr="000023AB">
                <w:rPr>
                  <w:rPrChange w:id="2752" w:author="D T" w:date="2019-11-19T00:29:00Z">
                    <w:rPr>
                      <w:rFonts w:ascii="宋体" w:hAnsi="宋体"/>
                      <w:szCs w:val="24"/>
                    </w:rPr>
                  </w:rPrChange>
                </w:rPr>
                <w:t>16</w:t>
              </w:r>
              <w:r w:rsidR="00EA4133" w:rsidRPr="000023AB">
                <w:rPr>
                  <w:rFonts w:hint="eastAsia"/>
                  <w:rPrChange w:id="2753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.</w:t>
              </w:r>
              <w:r w:rsidR="00EA4133" w:rsidRPr="000023AB">
                <w:rPr>
                  <w:rPrChange w:id="2754" w:author="D T" w:date="2019-11-19T00:29:00Z">
                    <w:rPr>
                      <w:rFonts w:ascii="宋体" w:hAnsi="宋体"/>
                      <w:szCs w:val="24"/>
                    </w:rPr>
                  </w:rPrChange>
                </w:rPr>
                <w:t>4</w:t>
              </w:r>
              <w:r w:rsidR="00EA4133" w:rsidRPr="000023AB">
                <w:rPr>
                  <w:rFonts w:hint="eastAsia"/>
                  <w:rPrChange w:id="2755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.</w:t>
              </w:r>
              <w:r w:rsidR="00EA4133" w:rsidRPr="000023AB">
                <w:rPr>
                  <w:rPrChange w:id="2756" w:author="D T" w:date="2019-11-19T00:29:00Z">
                    <w:rPr>
                      <w:rFonts w:ascii="宋体" w:hAnsi="宋体"/>
                      <w:szCs w:val="24"/>
                    </w:rPr>
                  </w:rPrChange>
                </w:rPr>
                <w:t>0</w:t>
              </w:r>
              <w:r w:rsidR="00EA4133" w:rsidRPr="000023AB">
                <w:rPr>
                  <w:rFonts w:hint="eastAsia"/>
                  <w:rPrChange w:id="2757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的主机</w:t>
              </w:r>
            </w:ins>
          </w:p>
          <w:p w14:paraId="13FC8D21" w14:textId="77777777" w:rsidR="00381A95" w:rsidRDefault="00381A95">
            <w:pPr>
              <w:ind w:right="240"/>
              <w:jc w:val="center"/>
              <w:rPr>
                <w:rFonts w:ascii="宋体" w:hAnsi="宋体"/>
                <w:szCs w:val="24"/>
              </w:rPr>
              <w:pPrChange w:id="2758" w:author="D T" w:date="2019-11-17T20:57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77707F5C" wp14:editId="37EB1DE7">
                  <wp:extent cx="4660900" cy="1138241"/>
                  <wp:effectExtent l="0" t="0" r="6350" b="508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746" cy="114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A7F43" w14:textId="77777777" w:rsidR="00952E8E" w:rsidRDefault="00952E8E" w:rsidP="00B96B55">
            <w:pPr>
              <w:ind w:right="240"/>
              <w:rPr>
                <w:ins w:id="2759" w:author="D T" w:date="2019-11-17T20:58:00Z"/>
                <w:rFonts w:ascii="宋体" w:hAnsi="宋体" w:hint="eastAsia"/>
                <w:szCs w:val="24"/>
              </w:rPr>
            </w:pPr>
          </w:p>
          <w:p w14:paraId="5ABEF7B7" w14:textId="4EEE31D4" w:rsidR="00381A95" w:rsidDel="00952E8E" w:rsidRDefault="00CE0C7D" w:rsidP="000023AB">
            <w:pPr>
              <w:rPr>
                <w:del w:id="2760" w:author="D T" w:date="2019-11-17T20:57:00Z"/>
              </w:rPr>
              <w:pPrChange w:id="2761" w:author="D T" w:date="2019-11-19T00:29:00Z">
                <w:pPr>
                  <w:ind w:right="240"/>
                </w:pPr>
              </w:pPrChange>
            </w:pPr>
            <w:proofErr w:type="gramStart"/>
            <w:ins w:id="2762" w:author="D T" w:date="2019-11-17T20:57:00Z">
              <w:r>
                <w:rPr>
                  <w:rFonts w:hint="eastAsia"/>
                </w:rPr>
                <w:t>即</w:t>
              </w:r>
            </w:ins>
            <w:ins w:id="2763" w:author="D T" w:date="2019-11-17T20:58:00Z">
              <w:r>
                <w:rPr>
                  <w:rFonts w:hint="eastAsia"/>
                </w:rPr>
                <w:t>结果</w:t>
              </w:r>
              <w:proofErr w:type="gramEnd"/>
              <w:r>
                <w:rPr>
                  <w:rFonts w:hint="eastAsia"/>
                </w:rPr>
                <w:t>如下</w:t>
              </w:r>
            </w:ins>
          </w:p>
          <w:p w14:paraId="1845F5AA" w14:textId="77777777" w:rsidR="00952E8E" w:rsidRDefault="00952E8E" w:rsidP="000023AB">
            <w:pPr>
              <w:rPr>
                <w:ins w:id="2764" w:author="D T" w:date="2019-11-17T20:58:00Z"/>
              </w:rPr>
              <w:pPrChange w:id="2765" w:author="D T" w:date="2019-11-19T00:29:00Z">
                <w:pPr>
                  <w:ind w:right="240"/>
                </w:pPr>
              </w:pPrChange>
            </w:pPr>
          </w:p>
          <w:p w14:paraId="6B320151" w14:textId="77777777" w:rsidR="00381A95" w:rsidRDefault="00381A95" w:rsidP="000023AB">
            <w:pPr>
              <w:pPrChange w:id="2766" w:author="D T" w:date="2019-11-19T00:29:00Z">
                <w:pPr>
                  <w:ind w:right="240"/>
                </w:pPr>
              </w:pPrChange>
            </w:pPr>
          </w:p>
          <w:p w14:paraId="78697875" w14:textId="77777777" w:rsidR="00381A95" w:rsidRPr="00952E8E" w:rsidRDefault="00381A95" w:rsidP="000023AB">
            <w:pPr>
              <w:rPr>
                <w:rPrChange w:id="2767" w:author="D T" w:date="2019-11-17T20:58:00Z">
                  <w:rPr>
                    <w:bdr w:val="none" w:sz="0" w:space="0" w:color="auto" w:frame="1"/>
                  </w:rPr>
                </w:rPrChange>
              </w:rPr>
              <w:pPrChange w:id="2768" w:author="D T" w:date="2019-11-19T00:29:00Z">
                <w:pPr>
                  <w:widowControl/>
                  <w:pBdr>
                    <w:top w:val="single" w:sz="6" w:space="9" w:color="DCDCDC"/>
                    <w:left w:val="single" w:sz="6" w:space="12" w:color="DCDCDC"/>
                    <w:bottom w:val="single" w:sz="6" w:space="9" w:color="DCDCDC"/>
                    <w:right w:val="single" w:sz="6" w:space="12" w:color="DCDCDC"/>
                  </w:pBdr>
                  <w:shd w:val="clear" w:color="auto" w:fill="EEEEEE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</w:pPr>
              </w:pPrChange>
            </w:pPr>
            <w:r w:rsidRPr="00952E8E">
              <w:rPr>
                <w:rPrChange w:id="2769" w:author="D T" w:date="2019-11-17T20:58:00Z">
                  <w:rPr>
                    <w:bdr w:val="none" w:sz="0" w:space="0" w:color="auto" w:frame="1"/>
                  </w:rPr>
                </w:rPrChange>
              </w:rPr>
              <w:t>PC&gt;ping 172.16.1.1</w:t>
            </w:r>
          </w:p>
          <w:p w14:paraId="013F2069" w14:textId="77777777" w:rsidR="00381A95" w:rsidRPr="00952E8E" w:rsidRDefault="00381A95" w:rsidP="000023AB">
            <w:pPr>
              <w:rPr>
                <w:rPrChange w:id="2770" w:author="D T" w:date="2019-11-17T20:58:00Z">
                  <w:rPr>
                    <w:bdr w:val="none" w:sz="0" w:space="0" w:color="auto" w:frame="1"/>
                  </w:rPr>
                </w:rPrChange>
              </w:rPr>
              <w:pPrChange w:id="2771" w:author="D T" w:date="2019-11-19T00:29:00Z">
                <w:pPr>
                  <w:widowControl/>
                  <w:pBdr>
                    <w:top w:val="single" w:sz="6" w:space="9" w:color="DCDCDC"/>
                    <w:left w:val="single" w:sz="6" w:space="12" w:color="DCDCDC"/>
                    <w:bottom w:val="single" w:sz="6" w:space="9" w:color="DCDCDC"/>
                    <w:right w:val="single" w:sz="6" w:space="12" w:color="DCDCDC"/>
                  </w:pBdr>
                  <w:shd w:val="clear" w:color="auto" w:fill="EEEEEE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</w:pPr>
              </w:pPrChange>
            </w:pPr>
            <w:r w:rsidRPr="00952E8E">
              <w:rPr>
                <w:rPrChange w:id="2772" w:author="D T" w:date="2019-11-17T20:58:00Z">
                  <w:rPr>
                    <w:bdr w:val="none" w:sz="0" w:space="0" w:color="auto" w:frame="1"/>
                  </w:rPr>
                </w:rPrChange>
              </w:rPr>
              <w:t>...ping</w:t>
            </w:r>
            <w:r w:rsidRPr="00952E8E">
              <w:rPr>
                <w:rPrChange w:id="2773" w:author="D T" w:date="2019-11-17T20:58:00Z">
                  <w:rPr>
                    <w:bdr w:val="none" w:sz="0" w:space="0" w:color="auto" w:frame="1"/>
                  </w:rPr>
                </w:rPrChange>
              </w:rPr>
              <w:t>不通</w:t>
            </w:r>
          </w:p>
          <w:p w14:paraId="6DCB1204" w14:textId="77777777" w:rsidR="00381A95" w:rsidRPr="00952E8E" w:rsidRDefault="00381A95" w:rsidP="000023AB">
            <w:pPr>
              <w:rPr>
                <w:rPrChange w:id="2774" w:author="D T" w:date="2019-11-17T20:58:00Z">
                  <w:rPr>
                    <w:bdr w:val="none" w:sz="0" w:space="0" w:color="auto" w:frame="1"/>
                  </w:rPr>
                </w:rPrChange>
              </w:rPr>
              <w:pPrChange w:id="2775" w:author="D T" w:date="2019-11-19T00:29:00Z">
                <w:pPr>
                  <w:widowControl/>
                  <w:pBdr>
                    <w:top w:val="single" w:sz="6" w:space="9" w:color="DCDCDC"/>
                    <w:left w:val="single" w:sz="6" w:space="12" w:color="DCDCDC"/>
                    <w:bottom w:val="single" w:sz="6" w:space="9" w:color="DCDCDC"/>
                    <w:right w:val="single" w:sz="6" w:space="12" w:color="DCDCDC"/>
                  </w:pBdr>
                  <w:shd w:val="clear" w:color="auto" w:fill="EEEEEE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</w:pPr>
              </w:pPrChange>
            </w:pPr>
            <w:r w:rsidRPr="00952E8E">
              <w:rPr>
                <w:rPrChange w:id="2776" w:author="D T" w:date="2019-11-17T20:58:00Z">
                  <w:rPr>
                    <w:bdr w:val="none" w:sz="0" w:space="0" w:color="auto" w:frame="1"/>
                  </w:rPr>
                </w:rPrChange>
              </w:rPr>
              <w:t>PC&gt;ping 172.16.2.1</w:t>
            </w:r>
          </w:p>
          <w:p w14:paraId="227F144C" w14:textId="753D3553" w:rsidR="00381A95" w:rsidRDefault="00381A95" w:rsidP="000023AB">
            <w:pPr>
              <w:rPr>
                <w:ins w:id="2777" w:author="D T" w:date="2019-11-17T20:59:00Z"/>
              </w:rPr>
              <w:pPrChange w:id="2778" w:author="D T" w:date="2019-11-19T00:29:00Z">
                <w:pPr>
                  <w:ind w:right="240"/>
                </w:pPr>
              </w:pPrChange>
            </w:pPr>
            <w:r w:rsidRPr="00952E8E">
              <w:rPr>
                <w:rPrChange w:id="2779" w:author="D T" w:date="2019-11-17T20:58:00Z">
                  <w:rPr>
                    <w:bdr w:val="none" w:sz="0" w:space="0" w:color="auto" w:frame="1"/>
                  </w:rPr>
                </w:rPrChange>
              </w:rPr>
              <w:t>...</w:t>
            </w:r>
            <w:r w:rsidRPr="00952E8E">
              <w:rPr>
                <w:rPrChange w:id="2780" w:author="D T" w:date="2019-11-17T20:58:00Z">
                  <w:rPr>
                    <w:bdr w:val="none" w:sz="0" w:space="0" w:color="auto" w:frame="1"/>
                  </w:rPr>
                </w:rPrChange>
              </w:rPr>
              <w:t>可以</w:t>
            </w:r>
            <w:r w:rsidRPr="00952E8E">
              <w:rPr>
                <w:rPrChange w:id="2781" w:author="D T" w:date="2019-11-17T20:58:00Z">
                  <w:rPr>
                    <w:bdr w:val="none" w:sz="0" w:space="0" w:color="auto" w:frame="1"/>
                  </w:rPr>
                </w:rPrChange>
              </w:rPr>
              <w:t>ping</w:t>
            </w:r>
            <w:r w:rsidRPr="00952E8E">
              <w:rPr>
                <w:rPrChange w:id="2782" w:author="D T" w:date="2019-11-17T20:58:00Z">
                  <w:rPr>
                    <w:bdr w:val="none" w:sz="0" w:space="0" w:color="auto" w:frame="1"/>
                  </w:rPr>
                </w:rPrChange>
              </w:rPr>
              <w:t>通</w:t>
            </w:r>
          </w:p>
          <w:p w14:paraId="4833B9E5" w14:textId="77777777" w:rsidR="00C27D7D" w:rsidRPr="00952E8E" w:rsidRDefault="00C27D7D">
            <w:pPr>
              <w:ind w:right="240"/>
              <w:jc w:val="both"/>
              <w:rPr>
                <w:rFonts w:ascii="宋体" w:hAnsi="宋体"/>
                <w:szCs w:val="24"/>
                <w:rPrChange w:id="2783" w:author="D T" w:date="2019-11-17T20:58:00Z">
                  <w:rPr>
                    <w:sz w:val="27"/>
                    <w:szCs w:val="27"/>
                  </w:rPr>
                </w:rPrChange>
              </w:rPr>
              <w:pPrChange w:id="2784" w:author="D T" w:date="2019-11-17T20:58:00Z">
                <w:pPr>
                  <w:widowControl/>
                  <w:pBdr>
                    <w:top w:val="single" w:sz="6" w:space="9" w:color="DCDCDC"/>
                    <w:left w:val="single" w:sz="6" w:space="12" w:color="DCDCDC"/>
                    <w:bottom w:val="single" w:sz="6" w:space="9" w:color="DCDCDC"/>
                    <w:right w:val="single" w:sz="6" w:space="12" w:color="DCDCDC"/>
                  </w:pBdr>
                  <w:shd w:val="clear" w:color="auto" w:fill="EEEEEE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</w:pPr>
              </w:pPrChange>
            </w:pPr>
          </w:p>
          <w:p w14:paraId="2794D9D3" w14:textId="69B4DC76" w:rsidR="00381A95" w:rsidRPr="008F047D" w:rsidRDefault="00D20865" w:rsidP="000023AB">
            <w:pPr>
              <w:pPrChange w:id="2785" w:author="D T" w:date="2019-11-19T00:29:00Z">
                <w:pPr>
                  <w:ind w:right="240"/>
                </w:pPr>
              </w:pPrChange>
            </w:pPr>
            <w:ins w:id="2786" w:author="D T" w:date="2019-11-17T20:58:00Z">
              <w:r>
                <w:rPr>
                  <w:rFonts w:hint="eastAsia"/>
                </w:rPr>
                <w:t>说明拓扑结构达到了</w:t>
              </w:r>
            </w:ins>
            <w:ins w:id="2787" w:author="D T" w:date="2019-11-17T20:59:00Z">
              <w:r>
                <w:rPr>
                  <w:rFonts w:hint="eastAsia"/>
                </w:rPr>
                <w:t>实验要求</w:t>
              </w:r>
            </w:ins>
            <w:del w:id="2788" w:author="D T" w:date="2019-11-17T20:58:00Z">
              <w:r w:rsidR="00381A95" w:rsidDel="00CE0C7D">
                <w:rPr>
                  <w:rFonts w:hint="eastAsia"/>
                </w:rPr>
                <w:delText>实验正确</w:delText>
              </w:r>
            </w:del>
          </w:p>
        </w:tc>
      </w:tr>
      <w:tr w:rsidR="00381A95" w:rsidRPr="008F047D" w14:paraId="0EE082D7" w14:textId="77777777" w:rsidTr="000023AB">
        <w:trPr>
          <w:trHeight w:val="1130"/>
          <w:trPrChange w:id="2789" w:author="D T" w:date="2019-11-19T00:29:00Z">
            <w:trPr>
              <w:trHeight w:val="1130"/>
            </w:trPr>
          </w:trPrChange>
        </w:trPr>
        <w:tc>
          <w:tcPr>
            <w:tcW w:w="8296" w:type="dxa"/>
            <w:gridSpan w:val="2"/>
            <w:tcPrChange w:id="2790" w:author="D T" w:date="2019-11-19T00:29:00Z">
              <w:tcPr>
                <w:tcW w:w="8540" w:type="dxa"/>
                <w:gridSpan w:val="2"/>
              </w:tcPr>
            </w:tcPrChange>
          </w:tcPr>
          <w:p w14:paraId="7033CE96" w14:textId="77777777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实验总结（遇到的问题及解决办法、体会）：</w:t>
            </w:r>
          </w:p>
          <w:p w14:paraId="0E8937AC" w14:textId="77777777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4129799B" w14:textId="08DA75F7" w:rsidR="00381A95" w:rsidDel="002041EE" w:rsidRDefault="00381A95" w:rsidP="000023AB">
            <w:pPr>
              <w:rPr>
                <w:del w:id="2791" w:author="D T" w:date="2019-11-17T20:59:00Z"/>
              </w:rPr>
              <w:pPrChange w:id="2792" w:author="D T" w:date="2019-11-19T00:29:00Z">
                <w:pPr>
                  <w:ind w:right="240"/>
                </w:pPr>
              </w:pPrChange>
            </w:pPr>
            <w:r w:rsidRPr="00350C5F">
              <w:t>IP ACL(IP</w:t>
            </w:r>
            <w:del w:id="2793" w:author="D T" w:date="2019-11-17T20:59:00Z">
              <w:r w:rsidRPr="00350C5F" w:rsidDel="001E3E04">
                <w:delText xml:space="preserve"> </w:delText>
              </w:r>
            </w:del>
            <w:r w:rsidRPr="00350C5F">
              <w:t>访问控制列表或</w:t>
            </w:r>
            <w:r w:rsidRPr="00350C5F">
              <w:t>IP</w:t>
            </w:r>
            <w:r w:rsidRPr="00350C5F">
              <w:t>访问列表</w:t>
            </w:r>
            <w:r w:rsidRPr="00350C5F">
              <w:t>)</w:t>
            </w:r>
            <w:r w:rsidRPr="00350C5F">
              <w:t>是实现对流经路由器或交换机的数据包根据一定的规则进行过滤，从而提高网络可管理性和安全性。</w:t>
            </w:r>
            <w:r>
              <w:rPr>
                <w:rFonts w:hint="eastAsia"/>
              </w:rPr>
              <w:t>在实验中一开始没有使用正确的线使得路由器之间没有连通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通过上网寻找答案和查看相关资料</w:t>
            </w:r>
            <w:del w:id="2794" w:author="D T" w:date="2019-11-17T20:31:00Z">
              <w:r w:rsidDel="004F343A">
                <w:rPr>
                  <w:rFonts w:hint="eastAsia"/>
                </w:rPr>
                <w:delText>,</w:delText>
              </w:r>
            </w:del>
            <w:ins w:id="2795" w:author="D T" w:date="2019-11-17T20:31:00Z">
              <w:r w:rsidR="004F343A">
                <w:rPr>
                  <w:rFonts w:hint="eastAsia"/>
                </w:rPr>
                <w:t>，</w:t>
              </w:r>
            </w:ins>
            <w:r>
              <w:rPr>
                <w:rFonts w:hint="eastAsia"/>
              </w:rPr>
              <w:t>理解了</w:t>
            </w:r>
            <w:r>
              <w:rPr>
                <w:rFonts w:hint="eastAsia"/>
              </w:rPr>
              <w:t>loopback</w:t>
            </w:r>
            <w:r>
              <w:rPr>
                <w:rFonts w:hint="eastAsia"/>
              </w:rPr>
              <w:t>等配置的含义</w:t>
            </w:r>
            <w:ins w:id="2796" w:author="D T" w:date="2019-11-17T20:59:00Z">
              <w:r w:rsidR="00A87E09">
                <w:rPr>
                  <w:rFonts w:hint="eastAsia"/>
                </w:rPr>
                <w:t>。</w:t>
              </w:r>
            </w:ins>
            <w:del w:id="2797" w:author="D T" w:date="2019-11-17T20:59:00Z">
              <w:r w:rsidDel="001310FC">
                <w:rPr>
                  <w:rFonts w:hint="eastAsia"/>
                </w:rPr>
                <w:delText>.</w:delText>
              </w:r>
            </w:del>
          </w:p>
          <w:p w14:paraId="3FEC2C71" w14:textId="77777777" w:rsidR="002041EE" w:rsidRDefault="002041EE" w:rsidP="000023AB">
            <w:pPr>
              <w:rPr>
                <w:ins w:id="2798" w:author="D T" w:date="2019-11-17T21:05:00Z"/>
              </w:rPr>
              <w:pPrChange w:id="2799" w:author="D T" w:date="2019-11-19T00:29:00Z">
                <w:pPr>
                  <w:ind w:right="240"/>
                </w:pPr>
              </w:pPrChange>
            </w:pPr>
          </w:p>
          <w:p w14:paraId="6F2B0B05" w14:textId="77777777" w:rsidR="00381A95" w:rsidDel="00CE0C7D" w:rsidRDefault="00381A95" w:rsidP="00B96B55">
            <w:pPr>
              <w:ind w:right="240"/>
              <w:rPr>
                <w:del w:id="2800" w:author="D T" w:date="2019-11-17T20:58:00Z"/>
                <w:rFonts w:ascii="宋体" w:hAnsi="宋体"/>
                <w:szCs w:val="24"/>
              </w:rPr>
            </w:pPr>
          </w:p>
          <w:p w14:paraId="6152A53E" w14:textId="77777777" w:rsidR="00381A95" w:rsidDel="00CE0C7D" w:rsidRDefault="00381A95" w:rsidP="00B96B55">
            <w:pPr>
              <w:ind w:right="240"/>
              <w:rPr>
                <w:del w:id="2801" w:author="D T" w:date="2019-11-17T20:58:00Z"/>
                <w:rFonts w:ascii="宋体" w:hAnsi="宋体"/>
                <w:szCs w:val="24"/>
              </w:rPr>
            </w:pPr>
          </w:p>
          <w:p w14:paraId="3A9A210D" w14:textId="77777777" w:rsidR="00381A95" w:rsidDel="00CE0C7D" w:rsidRDefault="00381A95" w:rsidP="00B96B55">
            <w:pPr>
              <w:ind w:right="240"/>
              <w:rPr>
                <w:del w:id="2802" w:author="D T" w:date="2019-11-17T20:58:00Z"/>
                <w:rFonts w:ascii="宋体" w:hAnsi="宋体"/>
                <w:szCs w:val="24"/>
              </w:rPr>
            </w:pPr>
          </w:p>
          <w:p w14:paraId="45F2CE48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381A95" w:rsidRPr="008F047D" w14:paraId="0638CD83" w14:textId="77777777" w:rsidTr="000023AB">
        <w:trPr>
          <w:trHeight w:val="565"/>
          <w:trPrChange w:id="2803" w:author="D T" w:date="2019-11-19T00:29:00Z">
            <w:trPr>
              <w:trHeight w:val="565"/>
            </w:trPr>
          </w:trPrChange>
        </w:trPr>
        <w:tc>
          <w:tcPr>
            <w:tcW w:w="4673" w:type="dxa"/>
            <w:vAlign w:val="center"/>
            <w:tcPrChange w:id="2804" w:author="D T" w:date="2019-11-19T00:29:00Z">
              <w:tcPr>
                <w:tcW w:w="4270" w:type="dxa"/>
                <w:vAlign w:val="center"/>
              </w:tcPr>
            </w:tcPrChange>
          </w:tcPr>
          <w:p w14:paraId="56082E0C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</w:t>
            </w:r>
          </w:p>
        </w:tc>
        <w:tc>
          <w:tcPr>
            <w:tcW w:w="3623" w:type="dxa"/>
            <w:vAlign w:val="center"/>
            <w:tcPrChange w:id="2805" w:author="D T" w:date="2019-11-19T00:29:00Z">
              <w:tcPr>
                <w:tcW w:w="4270" w:type="dxa"/>
                <w:vAlign w:val="center"/>
              </w:tcPr>
            </w:tcPrChange>
          </w:tcPr>
          <w:p w14:paraId="12DB6831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</w:t>
            </w:r>
          </w:p>
        </w:tc>
      </w:tr>
      <w:tr w:rsidR="00381A95" w:rsidRPr="008F047D" w14:paraId="53E9B45F" w14:textId="77777777" w:rsidTr="000023AB">
        <w:trPr>
          <w:trHeight w:val="545"/>
          <w:trPrChange w:id="2806" w:author="D T" w:date="2019-11-19T00:29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2807" w:author="D T" w:date="2019-11-19T00:29:00Z">
              <w:tcPr>
                <w:tcW w:w="4270" w:type="dxa"/>
                <w:vAlign w:val="center"/>
              </w:tcPr>
            </w:tcPrChange>
          </w:tcPr>
          <w:p w14:paraId="4C30C66C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</w:t>
            </w:r>
          </w:p>
        </w:tc>
        <w:tc>
          <w:tcPr>
            <w:tcW w:w="3623" w:type="dxa"/>
            <w:vAlign w:val="center"/>
            <w:tcPrChange w:id="2808" w:author="D T" w:date="2019-11-19T00:29:00Z">
              <w:tcPr>
                <w:tcW w:w="4270" w:type="dxa"/>
                <w:vAlign w:val="center"/>
              </w:tcPr>
            </w:tcPrChange>
          </w:tcPr>
          <w:p w14:paraId="0639010B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</w:t>
            </w:r>
          </w:p>
        </w:tc>
      </w:tr>
      <w:tr w:rsidR="00381A95" w:rsidRPr="008F047D" w14:paraId="359F91F1" w14:textId="77777777" w:rsidTr="000023AB">
        <w:trPr>
          <w:trHeight w:val="664"/>
          <w:trPrChange w:id="2809" w:author="D T" w:date="2019-11-19T00:29:00Z">
            <w:trPr>
              <w:trHeight w:val="1119"/>
            </w:trPr>
          </w:trPrChange>
        </w:trPr>
        <w:tc>
          <w:tcPr>
            <w:tcW w:w="8296" w:type="dxa"/>
            <w:gridSpan w:val="2"/>
            <w:tcPrChange w:id="2810" w:author="D T" w:date="2019-11-19T00:29:00Z">
              <w:tcPr>
                <w:tcW w:w="8540" w:type="dxa"/>
                <w:gridSpan w:val="2"/>
              </w:tcPr>
            </w:tcPrChange>
          </w:tcPr>
          <w:p w14:paraId="47B99540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 牟宇 章伟 李正瑜 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381A95" w:rsidRPr="008F047D" w14:paraId="02C96DA6" w14:textId="77777777" w:rsidTr="000023AB">
        <w:trPr>
          <w:trHeight w:val="570"/>
          <w:trPrChange w:id="2811" w:author="D T" w:date="2019-11-19T00:29:00Z">
            <w:trPr>
              <w:trHeight w:val="570"/>
            </w:trPr>
          </w:trPrChange>
        </w:trPr>
        <w:tc>
          <w:tcPr>
            <w:tcW w:w="4673" w:type="dxa"/>
            <w:vAlign w:val="center"/>
            <w:tcPrChange w:id="2812" w:author="D T" w:date="2019-11-19T00:29:00Z">
              <w:tcPr>
                <w:tcW w:w="4270" w:type="dxa"/>
                <w:vAlign w:val="center"/>
              </w:tcPr>
            </w:tcPrChange>
          </w:tcPr>
          <w:p w14:paraId="45AE8E49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3623" w:type="dxa"/>
            <w:vAlign w:val="center"/>
            <w:tcPrChange w:id="2813" w:author="D T" w:date="2019-11-19T00:29:00Z">
              <w:tcPr>
                <w:tcW w:w="4270" w:type="dxa"/>
                <w:vAlign w:val="center"/>
              </w:tcPr>
            </w:tcPrChange>
          </w:tcPr>
          <w:p w14:paraId="54956826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048025BE" w14:textId="77777777" w:rsidR="00381A95" w:rsidRPr="008F047D" w:rsidRDefault="00381A95" w:rsidP="00381A95">
      <w:pPr>
        <w:ind w:right="240"/>
        <w:rPr>
          <w:sz w:val="22"/>
        </w:rPr>
      </w:pPr>
    </w:p>
    <w:p w14:paraId="2174E896" w14:textId="77777777" w:rsidR="00381A95" w:rsidRDefault="00381A95">
      <w:pPr>
        <w:ind w:right="240"/>
      </w:pPr>
    </w:p>
    <w:sectPr w:rsidR="00381A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7D6DEB" w14:textId="77777777" w:rsidR="00EB7C94" w:rsidRDefault="00EB7C94" w:rsidP="001812DC">
      <w:pPr>
        <w:ind w:right="240"/>
      </w:pPr>
      <w:r>
        <w:separator/>
      </w:r>
    </w:p>
  </w:endnote>
  <w:endnote w:type="continuationSeparator" w:id="0">
    <w:p w14:paraId="2E52086F" w14:textId="77777777" w:rsidR="00EB7C94" w:rsidRDefault="00EB7C94" w:rsidP="001812DC">
      <w:pPr>
        <w:ind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default"/>
    <w:sig w:usb0="00000000" w:usb1="00000000" w:usb2="00000000" w:usb3="00000000" w:csb0="00000001" w:csb1="00000000"/>
  </w:font>
  <w:font w:name="Songti SC">
    <w:altName w:val="宋体"/>
    <w:charset w:val="86"/>
    <w:family w:val="roman"/>
    <w:pitch w:val="default"/>
    <w:sig w:usb0="00000000" w:usb1="0000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8E8F77" w14:textId="77777777" w:rsidR="00EB7C94" w:rsidRDefault="00EB7C94" w:rsidP="001812DC">
      <w:pPr>
        <w:ind w:right="240"/>
      </w:pPr>
      <w:r>
        <w:separator/>
      </w:r>
    </w:p>
  </w:footnote>
  <w:footnote w:type="continuationSeparator" w:id="0">
    <w:p w14:paraId="2410137F" w14:textId="77777777" w:rsidR="00EB7C94" w:rsidRDefault="00EB7C94" w:rsidP="001812DC">
      <w:pPr>
        <w:ind w:right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B287E"/>
    <w:multiLevelType w:val="hybridMultilevel"/>
    <w:tmpl w:val="317AA1A6"/>
    <w:lvl w:ilvl="0" w:tplc="BA444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11FBC"/>
    <w:multiLevelType w:val="hybridMultilevel"/>
    <w:tmpl w:val="F59AA19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D60BE4"/>
    <w:multiLevelType w:val="hybridMultilevel"/>
    <w:tmpl w:val="5406D102"/>
    <w:lvl w:ilvl="0" w:tplc="F82C35B2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0C6E56"/>
    <w:multiLevelType w:val="hybridMultilevel"/>
    <w:tmpl w:val="9796D4F0"/>
    <w:lvl w:ilvl="0" w:tplc="FD3CB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CE7393"/>
    <w:multiLevelType w:val="hybridMultilevel"/>
    <w:tmpl w:val="9E76BBAC"/>
    <w:lvl w:ilvl="0" w:tplc="83B8BA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BA5A1E"/>
    <w:multiLevelType w:val="hybridMultilevel"/>
    <w:tmpl w:val="296A25CC"/>
    <w:lvl w:ilvl="0" w:tplc="EB3E405A">
      <w:start w:val="4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DEE038"/>
    <w:multiLevelType w:val="singleLevel"/>
    <w:tmpl w:val="43DEE03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3DD1AD3"/>
    <w:multiLevelType w:val="hybridMultilevel"/>
    <w:tmpl w:val="C8088A7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3E41A1"/>
    <w:multiLevelType w:val="hybridMultilevel"/>
    <w:tmpl w:val="A56A4D94"/>
    <w:lvl w:ilvl="0" w:tplc="461E46B2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080DD7"/>
    <w:multiLevelType w:val="hybridMultilevel"/>
    <w:tmpl w:val="2E5A94C8"/>
    <w:lvl w:ilvl="0" w:tplc="DE980D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FAFF17"/>
    <w:multiLevelType w:val="singleLevel"/>
    <w:tmpl w:val="71FAFF17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1"/>
  </w:num>
  <w:num w:numId="1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 T">
    <w15:presenceInfo w15:providerId="Windows Live" w15:userId="cf2a7c76dc5309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DFB"/>
    <w:rsid w:val="000023AB"/>
    <w:rsid w:val="00031648"/>
    <w:rsid w:val="00032089"/>
    <w:rsid w:val="00065D71"/>
    <w:rsid w:val="0007644A"/>
    <w:rsid w:val="000915BE"/>
    <w:rsid w:val="00092095"/>
    <w:rsid w:val="000A2FF3"/>
    <w:rsid w:val="000C5D48"/>
    <w:rsid w:val="000D0F27"/>
    <w:rsid w:val="000D3CD8"/>
    <w:rsid w:val="000E55EF"/>
    <w:rsid w:val="000F1085"/>
    <w:rsid w:val="00126F3E"/>
    <w:rsid w:val="001310FC"/>
    <w:rsid w:val="00131DF5"/>
    <w:rsid w:val="00172EBC"/>
    <w:rsid w:val="001812DC"/>
    <w:rsid w:val="0018363B"/>
    <w:rsid w:val="001968B3"/>
    <w:rsid w:val="001C4D27"/>
    <w:rsid w:val="001E3E04"/>
    <w:rsid w:val="002041EE"/>
    <w:rsid w:val="00216508"/>
    <w:rsid w:val="0023361A"/>
    <w:rsid w:val="00237B1E"/>
    <w:rsid w:val="00260DA9"/>
    <w:rsid w:val="00275F97"/>
    <w:rsid w:val="002811F1"/>
    <w:rsid w:val="002C3F02"/>
    <w:rsid w:val="002D2ACB"/>
    <w:rsid w:val="002F4F26"/>
    <w:rsid w:val="00317569"/>
    <w:rsid w:val="003333ED"/>
    <w:rsid w:val="00335B6F"/>
    <w:rsid w:val="00337375"/>
    <w:rsid w:val="00343573"/>
    <w:rsid w:val="00355F90"/>
    <w:rsid w:val="003634F4"/>
    <w:rsid w:val="00366A66"/>
    <w:rsid w:val="00371B3E"/>
    <w:rsid w:val="00377789"/>
    <w:rsid w:val="00381A95"/>
    <w:rsid w:val="003962A9"/>
    <w:rsid w:val="003A093B"/>
    <w:rsid w:val="003B5141"/>
    <w:rsid w:val="003C151F"/>
    <w:rsid w:val="00443F38"/>
    <w:rsid w:val="004A414E"/>
    <w:rsid w:val="004C556D"/>
    <w:rsid w:val="004C7DFB"/>
    <w:rsid w:val="004C7E5C"/>
    <w:rsid w:val="004F343A"/>
    <w:rsid w:val="00502EBB"/>
    <w:rsid w:val="00552A55"/>
    <w:rsid w:val="005548AD"/>
    <w:rsid w:val="005604B9"/>
    <w:rsid w:val="005A38F0"/>
    <w:rsid w:val="005F1224"/>
    <w:rsid w:val="005F2676"/>
    <w:rsid w:val="006057C9"/>
    <w:rsid w:val="00624830"/>
    <w:rsid w:val="006377D7"/>
    <w:rsid w:val="006427E9"/>
    <w:rsid w:val="00650875"/>
    <w:rsid w:val="00671BD8"/>
    <w:rsid w:val="00674DB6"/>
    <w:rsid w:val="00691BEF"/>
    <w:rsid w:val="00694225"/>
    <w:rsid w:val="006A2C84"/>
    <w:rsid w:val="006C68FD"/>
    <w:rsid w:val="00700390"/>
    <w:rsid w:val="007502DF"/>
    <w:rsid w:val="007706A4"/>
    <w:rsid w:val="007716A8"/>
    <w:rsid w:val="007877DA"/>
    <w:rsid w:val="007D5FDB"/>
    <w:rsid w:val="007D7A59"/>
    <w:rsid w:val="008074BA"/>
    <w:rsid w:val="0081638F"/>
    <w:rsid w:val="008340F5"/>
    <w:rsid w:val="00861D11"/>
    <w:rsid w:val="00867DDC"/>
    <w:rsid w:val="008712B0"/>
    <w:rsid w:val="00892D03"/>
    <w:rsid w:val="008A07D4"/>
    <w:rsid w:val="008A1F7E"/>
    <w:rsid w:val="008D7919"/>
    <w:rsid w:val="008F22E3"/>
    <w:rsid w:val="009028E4"/>
    <w:rsid w:val="0093328D"/>
    <w:rsid w:val="00943A15"/>
    <w:rsid w:val="00952665"/>
    <w:rsid w:val="00952E8E"/>
    <w:rsid w:val="00952F16"/>
    <w:rsid w:val="00961A46"/>
    <w:rsid w:val="0097484A"/>
    <w:rsid w:val="00975596"/>
    <w:rsid w:val="0099017B"/>
    <w:rsid w:val="00990ABA"/>
    <w:rsid w:val="009B0A28"/>
    <w:rsid w:val="009B11FB"/>
    <w:rsid w:val="009D0586"/>
    <w:rsid w:val="009D6047"/>
    <w:rsid w:val="009F4B4E"/>
    <w:rsid w:val="00A0103E"/>
    <w:rsid w:val="00A07095"/>
    <w:rsid w:val="00A14B63"/>
    <w:rsid w:val="00A55F11"/>
    <w:rsid w:val="00A60ECD"/>
    <w:rsid w:val="00A65423"/>
    <w:rsid w:val="00A77082"/>
    <w:rsid w:val="00A87E09"/>
    <w:rsid w:val="00A918AA"/>
    <w:rsid w:val="00AB3865"/>
    <w:rsid w:val="00AC7DAD"/>
    <w:rsid w:val="00B162F7"/>
    <w:rsid w:val="00B23CF1"/>
    <w:rsid w:val="00B45F7B"/>
    <w:rsid w:val="00B61CE9"/>
    <w:rsid w:val="00B96B55"/>
    <w:rsid w:val="00C23036"/>
    <w:rsid w:val="00C24464"/>
    <w:rsid w:val="00C27D7D"/>
    <w:rsid w:val="00C65F2B"/>
    <w:rsid w:val="00C715EA"/>
    <w:rsid w:val="00CE0C7D"/>
    <w:rsid w:val="00CE6F48"/>
    <w:rsid w:val="00D01414"/>
    <w:rsid w:val="00D20865"/>
    <w:rsid w:val="00D23FAC"/>
    <w:rsid w:val="00D2507F"/>
    <w:rsid w:val="00D31A8A"/>
    <w:rsid w:val="00D44729"/>
    <w:rsid w:val="00D61BCE"/>
    <w:rsid w:val="00D87D21"/>
    <w:rsid w:val="00DD1B72"/>
    <w:rsid w:val="00DE56EB"/>
    <w:rsid w:val="00DF2FE0"/>
    <w:rsid w:val="00DF506B"/>
    <w:rsid w:val="00E47027"/>
    <w:rsid w:val="00E53D72"/>
    <w:rsid w:val="00EA4133"/>
    <w:rsid w:val="00EB05D4"/>
    <w:rsid w:val="00EB4C9F"/>
    <w:rsid w:val="00EB5A67"/>
    <w:rsid w:val="00EB7C94"/>
    <w:rsid w:val="00ED1E85"/>
    <w:rsid w:val="00EE6224"/>
    <w:rsid w:val="00F11F2F"/>
    <w:rsid w:val="00F35CD1"/>
    <w:rsid w:val="00F40CA0"/>
    <w:rsid w:val="00F4142B"/>
    <w:rsid w:val="00F41E8D"/>
    <w:rsid w:val="00F53BF1"/>
    <w:rsid w:val="00F73158"/>
    <w:rsid w:val="00F739E7"/>
    <w:rsid w:val="00F947E6"/>
    <w:rsid w:val="00FA3F26"/>
    <w:rsid w:val="00FB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1E2FCD"/>
  <w15:chartTrackingRefBased/>
  <w15:docId w15:val="{0F121E19-48C6-4687-9A28-0DBF1E3F6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5D71"/>
    <w:pPr>
      <w:widowControl w:val="0"/>
      <w:spacing w:line="360" w:lineRule="auto"/>
      <w:pPrChange w:id="0" w:author="D T" w:date="2019-11-19T00:11:00Z">
        <w:pPr>
          <w:widowControl w:val="0"/>
          <w:jc w:val="both"/>
        </w:pPr>
      </w:pPrChange>
    </w:pPr>
    <w:rPr>
      <w:rFonts w:ascii="Consolas" w:eastAsia="宋体" w:hAnsi="Consolas"/>
      <w:sz w:val="24"/>
      <w:rPrChange w:id="0" w:author="D T" w:date="2019-11-19T00:11:00Z">
        <w:rPr>
          <w:rFonts w:asciiTheme="minorHAnsi" w:eastAsia="宋体" w:hAnsiTheme="minorHAnsi" w:cstheme="minorBidi"/>
          <w:kern w:val="2"/>
          <w:sz w:val="24"/>
          <w:szCs w:val="22"/>
          <w:lang w:val="en-US" w:eastAsia="zh-CN" w:bidi="ar-SA"/>
        </w:rPr>
      </w:rPrChange>
    </w:rPr>
  </w:style>
  <w:style w:type="paragraph" w:styleId="1">
    <w:name w:val="heading 1"/>
    <w:basedOn w:val="a"/>
    <w:next w:val="a"/>
    <w:link w:val="10"/>
    <w:uiPriority w:val="9"/>
    <w:qFormat/>
    <w:rsid w:val="00F11F2F"/>
    <w:pPr>
      <w:keepNext/>
      <w:keepLines/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2A55"/>
    <w:pPr>
      <w:keepNext/>
      <w:keepLines/>
      <w:spacing w:before="260" w:after="260" w:line="240" w:lineRule="auto"/>
      <w:outlineLvl w:val="1"/>
      <w:pPrChange w:id="1" w:author="D T" w:date="2019-11-19T00:17:00Z">
        <w:pPr>
          <w:keepNext/>
          <w:keepLines/>
          <w:widowControl w:val="0"/>
          <w:spacing w:before="260" w:after="260" w:line="416" w:lineRule="auto"/>
          <w:outlineLvl w:val="1"/>
        </w:pPr>
      </w:pPrChange>
    </w:pPr>
    <w:rPr>
      <w:rFonts w:cstheme="majorBidi"/>
      <w:b/>
      <w:bCs/>
      <w:sz w:val="28"/>
      <w:szCs w:val="32"/>
      <w:rPrChange w:id="1" w:author="D T" w:date="2019-11-19T00:17:00Z">
        <w:rPr>
          <w:rFonts w:asciiTheme="majorHAnsi" w:eastAsia="宋体" w:hAnsiTheme="majorHAnsi" w:cstheme="majorBidi"/>
          <w:b/>
          <w:bCs/>
          <w:kern w:val="2"/>
          <w:sz w:val="28"/>
          <w:szCs w:val="32"/>
          <w:lang w:val="en-US" w:eastAsia="zh-CN" w:bidi="ar-SA"/>
        </w:rPr>
      </w:rPrChange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12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812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12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812DC"/>
    <w:rPr>
      <w:sz w:val="18"/>
      <w:szCs w:val="18"/>
    </w:rPr>
  </w:style>
  <w:style w:type="table" w:styleId="a7">
    <w:name w:val="Table Grid"/>
    <w:basedOn w:val="a1"/>
    <w:uiPriority w:val="39"/>
    <w:rsid w:val="001812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"/>
    <w:basedOn w:val="a"/>
    <w:link w:val="a9"/>
    <w:uiPriority w:val="1"/>
    <w:qFormat/>
    <w:rsid w:val="001812DC"/>
    <w:pPr>
      <w:autoSpaceDE w:val="0"/>
      <w:autoSpaceDN w:val="0"/>
    </w:pPr>
    <w:rPr>
      <w:rFonts w:ascii="宋体" w:hAnsi="宋体" w:cs="宋体"/>
      <w:kern w:val="0"/>
      <w:sz w:val="31"/>
      <w:szCs w:val="31"/>
      <w:lang w:eastAsia="en-US"/>
    </w:rPr>
  </w:style>
  <w:style w:type="character" w:customStyle="1" w:styleId="a9">
    <w:name w:val="正文文本 字符"/>
    <w:basedOn w:val="a0"/>
    <w:link w:val="a8"/>
    <w:uiPriority w:val="1"/>
    <w:rsid w:val="001812DC"/>
    <w:rPr>
      <w:rFonts w:ascii="宋体" w:eastAsia="宋体" w:hAnsi="宋体" w:cs="宋体"/>
      <w:kern w:val="0"/>
      <w:sz w:val="31"/>
      <w:szCs w:val="31"/>
      <w:lang w:eastAsia="en-US"/>
    </w:rPr>
  </w:style>
  <w:style w:type="character" w:customStyle="1" w:styleId="10">
    <w:name w:val="标题 1 字符"/>
    <w:basedOn w:val="a0"/>
    <w:link w:val="1"/>
    <w:uiPriority w:val="9"/>
    <w:rsid w:val="00F11F2F"/>
    <w:rPr>
      <w:rFonts w:eastAsia="微软雅黑"/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2F4F2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52A55"/>
    <w:rPr>
      <w:rFonts w:ascii="Consolas" w:eastAsia="宋体" w:hAnsi="Consolas" w:cstheme="majorBidi"/>
      <w:b/>
      <w:bCs/>
      <w:sz w:val="28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EB05D4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B05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3.png"/><Relationship Id="rId16" Type="http://schemas.openxmlformats.org/officeDocument/2006/relationships/image" Target="media/image9.png"/><Relationship Id="rId107" Type="http://schemas.openxmlformats.org/officeDocument/2006/relationships/oleObject" Target="embeddings/oleObject2.bin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1.png"/><Relationship Id="rId115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oleObject" Target="embeddings/oleObject1.bin"/><Relationship Id="rId113" Type="http://schemas.openxmlformats.org/officeDocument/2006/relationships/image" Target="media/image104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99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14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E930A-D839-425B-83B6-D13B73187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65</Pages>
  <Words>3418</Words>
  <Characters>19488</Characters>
  <Application>Microsoft Office Word</Application>
  <DocSecurity>0</DocSecurity>
  <Lines>162</Lines>
  <Paragraphs>45</Paragraphs>
  <ScaleCrop>false</ScaleCrop>
  <Company/>
  <LinksUpToDate>false</LinksUpToDate>
  <CharactersWithSpaces>22861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萌玻 李</dc:creator>
  <cp:keywords/>
  <dc:description/>
  <cp:lastModifiedBy>D T</cp:lastModifiedBy>
  <cp:revision>113</cp:revision>
  <dcterms:created xsi:type="dcterms:W3CDTF">2019-11-02T07:25:00Z</dcterms:created>
  <dcterms:modified xsi:type="dcterms:W3CDTF">2019-11-18T16:31:00Z</dcterms:modified>
</cp:coreProperties>
</file>